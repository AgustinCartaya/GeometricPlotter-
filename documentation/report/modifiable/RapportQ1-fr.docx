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054CD" w14:textId="29B74E96" w:rsidR="00901D06" w:rsidRDefault="00901D06">
      <w:pPr>
        <w:rPr>
          <w:color w:val="7F7F7F" w:themeColor="text1" w:themeTint="80"/>
        </w:rPr>
      </w:pPr>
    </w:p>
    <w:p w14:paraId="784E871D" w14:textId="77A24D55" w:rsidR="00901D06" w:rsidRDefault="00901D06">
      <w:pPr>
        <w:rPr>
          <w:color w:val="7F7F7F" w:themeColor="text1" w:themeTint="80"/>
        </w:rPr>
      </w:pPr>
    </w:p>
    <w:p w14:paraId="287DA201" w14:textId="76BCB808" w:rsidR="00901D06" w:rsidRDefault="00901D06">
      <w:pPr>
        <w:rPr>
          <w:color w:val="7F7F7F" w:themeColor="text1" w:themeTint="80"/>
        </w:rPr>
      </w:pPr>
    </w:p>
    <w:p w14:paraId="1B4901E6" w14:textId="49B20DDF" w:rsidR="00901D06" w:rsidRPr="00690E09" w:rsidRDefault="00901D06">
      <w:pPr>
        <w:rPr>
          <w:color w:val="7F7F7F" w:themeColor="text1" w:themeTint="80"/>
          <w:lang w:val="fr-FR"/>
        </w:rPr>
      </w:pPr>
      <w:r w:rsidRPr="00690E09">
        <w:rPr>
          <w:color w:val="7F7F7F" w:themeColor="text1" w:themeTint="80"/>
          <w:lang w:val="fr-FR"/>
        </w:rPr>
        <w:t xml:space="preserve">      </w:t>
      </w:r>
    </w:p>
    <w:p w14:paraId="4ECB0771" w14:textId="5DE95550" w:rsidR="00901D06" w:rsidRPr="00690E09" w:rsidRDefault="00901D06">
      <w:pPr>
        <w:rPr>
          <w:color w:val="7F7F7F" w:themeColor="text1" w:themeTint="80"/>
          <w:lang w:val="fr-FR"/>
        </w:rPr>
      </w:pPr>
    </w:p>
    <w:p w14:paraId="5B7AC10B" w14:textId="0F4C9AD1" w:rsidR="00901D06" w:rsidRPr="00690E09" w:rsidRDefault="00901D06">
      <w:pPr>
        <w:rPr>
          <w:color w:val="7F7F7F" w:themeColor="text1" w:themeTint="80"/>
          <w:lang w:val="fr-FR"/>
        </w:rPr>
      </w:pPr>
    </w:p>
    <w:p w14:paraId="31E1483F" w14:textId="77777777" w:rsidR="00901D06" w:rsidRPr="00690E09" w:rsidRDefault="00901D06" w:rsidP="00901D06">
      <w:pPr>
        <w:jc w:val="center"/>
        <w:rPr>
          <w:color w:val="7F7F7F" w:themeColor="text1" w:themeTint="80"/>
          <w:sz w:val="44"/>
          <w:szCs w:val="44"/>
          <w:lang w:val="fr-FR"/>
        </w:rPr>
      </w:pPr>
      <w:r w:rsidRPr="00690E09">
        <w:rPr>
          <w:color w:val="7F7F7F" w:themeColor="text1" w:themeTint="80"/>
          <w:sz w:val="44"/>
          <w:szCs w:val="44"/>
          <w:lang w:val="fr-FR"/>
        </w:rPr>
        <w:t>Rapport Technique N° 1 à rendre pour le vendredi 21 février</w:t>
      </w:r>
    </w:p>
    <w:p w14:paraId="74D4206A" w14:textId="77777777" w:rsidR="00901D06" w:rsidRPr="00690E09" w:rsidRDefault="00901D06" w:rsidP="00901D06">
      <w:pPr>
        <w:jc w:val="center"/>
        <w:rPr>
          <w:color w:val="7F7F7F" w:themeColor="text1" w:themeTint="80"/>
          <w:sz w:val="44"/>
          <w:szCs w:val="44"/>
          <w:lang w:val="fr-FR"/>
        </w:rPr>
      </w:pPr>
    </w:p>
    <w:p w14:paraId="1EEA4271" w14:textId="77777777" w:rsidR="00901D06" w:rsidRDefault="00901D06" w:rsidP="00901D06">
      <w:pPr>
        <w:jc w:val="center"/>
        <w:rPr>
          <w:color w:val="7F7F7F" w:themeColor="text1" w:themeTint="80"/>
          <w:sz w:val="72"/>
          <w:szCs w:val="72"/>
        </w:rPr>
      </w:pPr>
      <w:r w:rsidRPr="00901D06">
        <w:rPr>
          <w:color w:val="7F7F7F" w:themeColor="text1" w:themeTint="80"/>
          <w:sz w:val="72"/>
          <w:szCs w:val="72"/>
        </w:rPr>
        <w:t>Agustín Cartaya</w:t>
      </w:r>
    </w:p>
    <w:p w14:paraId="52A6EC8F" w14:textId="77777777" w:rsidR="00901D06" w:rsidRDefault="00901D06" w:rsidP="00901D06">
      <w:pPr>
        <w:jc w:val="center"/>
        <w:rPr>
          <w:color w:val="7F7F7F" w:themeColor="text1" w:themeTint="80"/>
          <w:sz w:val="72"/>
          <w:szCs w:val="72"/>
        </w:rPr>
      </w:pPr>
    </w:p>
    <w:p w14:paraId="41D3354C" w14:textId="77777777" w:rsidR="00901D06" w:rsidRDefault="00901D06" w:rsidP="00901D06">
      <w:pPr>
        <w:jc w:val="center"/>
        <w:rPr>
          <w:color w:val="7F7F7F" w:themeColor="text1" w:themeTint="80"/>
          <w:sz w:val="72"/>
          <w:szCs w:val="72"/>
        </w:rPr>
      </w:pPr>
    </w:p>
    <w:p w14:paraId="33F59331" w14:textId="77777777" w:rsidR="00901D06" w:rsidRDefault="00901D06">
      <w:pPr>
        <w:rPr>
          <w:color w:val="7F7F7F" w:themeColor="text1" w:themeTint="80"/>
          <w:sz w:val="72"/>
          <w:szCs w:val="72"/>
        </w:rPr>
      </w:pPr>
      <w:r>
        <w:rPr>
          <w:color w:val="7F7F7F" w:themeColor="text1" w:themeTint="80"/>
          <w:sz w:val="72"/>
          <w:szCs w:val="72"/>
        </w:rPr>
        <w:br w:type="page"/>
      </w:r>
    </w:p>
    <w:p w14:paraId="48E68353" w14:textId="77777777" w:rsidR="00901D06" w:rsidRDefault="00901D06" w:rsidP="00901D06">
      <w:pPr>
        <w:jc w:val="center"/>
        <w:rPr>
          <w:color w:val="7F7F7F" w:themeColor="text1" w:themeTint="80"/>
          <w:sz w:val="44"/>
          <w:szCs w:val="44"/>
        </w:rPr>
      </w:pPr>
      <w:proofErr w:type="spellStart"/>
      <w:r w:rsidRPr="00901D06">
        <w:rPr>
          <w:color w:val="7F7F7F" w:themeColor="text1" w:themeTint="80"/>
          <w:sz w:val="44"/>
          <w:szCs w:val="44"/>
        </w:rPr>
        <w:lastRenderedPageBreak/>
        <w:t>Partie</w:t>
      </w:r>
      <w:proofErr w:type="spellEnd"/>
      <w:r w:rsidRPr="00901D06">
        <w:rPr>
          <w:color w:val="7F7F7F" w:themeColor="text1" w:themeTint="80"/>
          <w:sz w:val="44"/>
          <w:szCs w:val="44"/>
        </w:rPr>
        <w:t xml:space="preserve"> 1</w:t>
      </w:r>
    </w:p>
    <w:p w14:paraId="7025DBA9" w14:textId="157E4175" w:rsidR="00901D06" w:rsidRDefault="00901D06">
      <w:pPr>
        <w:pStyle w:val="TDC1"/>
        <w:tabs>
          <w:tab w:val="right" w:leader="underscore" w:pos="8828"/>
        </w:tabs>
        <w:rPr>
          <w:rFonts w:eastAsiaTheme="minorEastAsia" w:cstheme="minorBidi"/>
          <w:b w:val="0"/>
          <w:bCs w:val="0"/>
          <w:i w:val="0"/>
          <w:iCs w:val="0"/>
          <w:noProof/>
          <w:sz w:val="22"/>
          <w:szCs w:val="22"/>
          <w:lang w:eastAsia="es-MX"/>
        </w:rPr>
      </w:pPr>
      <w:r>
        <w:rPr>
          <w:color w:val="7F7F7F" w:themeColor="text1" w:themeTint="80"/>
          <w:lang w:val="fr-FR"/>
        </w:rPr>
        <w:fldChar w:fldCharType="begin"/>
      </w:r>
      <w:r>
        <w:rPr>
          <w:color w:val="7F7F7F" w:themeColor="text1" w:themeTint="80"/>
          <w:lang w:val="fr-FR"/>
        </w:rPr>
        <w:instrText xml:space="preserve"> TOC \o "1-5" \h \z \u </w:instrText>
      </w:r>
      <w:r>
        <w:rPr>
          <w:color w:val="7F7F7F" w:themeColor="text1" w:themeTint="80"/>
          <w:lang w:val="fr-FR"/>
        </w:rPr>
        <w:fldChar w:fldCharType="separate"/>
      </w:r>
      <w:hyperlink r:id="rId6" w:anchor="_Toc33141270" w:history="1">
        <w:r w:rsidRPr="0079703C">
          <w:rPr>
            <w:rStyle w:val="Hipervnculo"/>
            <w:noProof/>
            <w:lang w:val="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Graphics</w:t>
        </w:r>
        <w:r>
          <w:rPr>
            <w:noProof/>
            <w:webHidden/>
          </w:rPr>
          <w:tab/>
        </w:r>
        <w:r>
          <w:rPr>
            <w:noProof/>
            <w:webHidden/>
          </w:rPr>
          <w:fldChar w:fldCharType="begin"/>
        </w:r>
        <w:r>
          <w:rPr>
            <w:noProof/>
            <w:webHidden/>
          </w:rPr>
          <w:instrText xml:space="preserve"> PAGEREF _Toc33141270 \h </w:instrText>
        </w:r>
        <w:r>
          <w:rPr>
            <w:noProof/>
            <w:webHidden/>
          </w:rPr>
        </w:r>
        <w:r>
          <w:rPr>
            <w:noProof/>
            <w:webHidden/>
          </w:rPr>
          <w:fldChar w:fldCharType="separate"/>
        </w:r>
        <w:r w:rsidR="00122B97">
          <w:rPr>
            <w:noProof/>
            <w:webHidden/>
          </w:rPr>
          <w:t>3</w:t>
        </w:r>
        <w:r>
          <w:rPr>
            <w:noProof/>
            <w:webHidden/>
          </w:rPr>
          <w:fldChar w:fldCharType="end"/>
        </w:r>
      </w:hyperlink>
    </w:p>
    <w:p w14:paraId="7768DBED" w14:textId="322456F2" w:rsidR="00901D06" w:rsidRDefault="007C68F8">
      <w:pPr>
        <w:pStyle w:val="TDC1"/>
        <w:tabs>
          <w:tab w:val="right" w:leader="underscore" w:pos="8828"/>
        </w:tabs>
        <w:rPr>
          <w:rFonts w:eastAsiaTheme="minorEastAsia" w:cstheme="minorBidi"/>
          <w:b w:val="0"/>
          <w:bCs w:val="0"/>
          <w:i w:val="0"/>
          <w:iCs w:val="0"/>
          <w:noProof/>
          <w:sz w:val="22"/>
          <w:szCs w:val="22"/>
          <w:lang w:eastAsia="es-MX"/>
        </w:rPr>
      </w:pPr>
      <w:hyperlink w:anchor="_Toc33141271" w:history="1">
        <w:r w:rsidR="00901D06">
          <w:rPr>
            <w:noProof/>
            <w:webHidden/>
          </w:rPr>
          <w:tab/>
        </w:r>
        <w:r w:rsidR="00901D06">
          <w:rPr>
            <w:noProof/>
            <w:webHidden/>
          </w:rPr>
          <w:fldChar w:fldCharType="begin"/>
        </w:r>
        <w:r w:rsidR="00901D06">
          <w:rPr>
            <w:noProof/>
            <w:webHidden/>
          </w:rPr>
          <w:instrText xml:space="preserve"> PAGEREF _Toc33141271 \h </w:instrText>
        </w:r>
        <w:r w:rsidR="00901D06">
          <w:rPr>
            <w:noProof/>
            <w:webHidden/>
          </w:rPr>
        </w:r>
        <w:r w:rsidR="00901D06">
          <w:rPr>
            <w:noProof/>
            <w:webHidden/>
          </w:rPr>
          <w:fldChar w:fldCharType="separate"/>
        </w:r>
        <w:r w:rsidR="00122B97">
          <w:rPr>
            <w:noProof/>
            <w:webHidden/>
          </w:rPr>
          <w:t>3</w:t>
        </w:r>
        <w:r w:rsidR="00901D06">
          <w:rPr>
            <w:noProof/>
            <w:webHidden/>
          </w:rPr>
          <w:fldChar w:fldCharType="end"/>
        </w:r>
      </w:hyperlink>
    </w:p>
    <w:p w14:paraId="0CCA04EB" w14:textId="233502B3" w:rsidR="00901D06" w:rsidRDefault="007C68F8">
      <w:pPr>
        <w:pStyle w:val="TDC1"/>
        <w:tabs>
          <w:tab w:val="right" w:leader="underscore" w:pos="8828"/>
        </w:tabs>
        <w:rPr>
          <w:rFonts w:eastAsiaTheme="minorEastAsia" w:cstheme="minorBidi"/>
          <w:b w:val="0"/>
          <w:bCs w:val="0"/>
          <w:i w:val="0"/>
          <w:iCs w:val="0"/>
          <w:noProof/>
          <w:sz w:val="22"/>
          <w:szCs w:val="22"/>
          <w:lang w:eastAsia="es-MX"/>
        </w:rPr>
      </w:pPr>
      <w:hyperlink w:anchor="_Toc33141272" w:history="1">
        <w:r w:rsidR="00901D06" w:rsidRPr="0079703C">
          <w:rPr>
            <w:rStyle w:val="Hipervnculo"/>
            <w:noProof/>
            <w:lang w:val="fr"/>
          </w:rPr>
          <w:t>Description</w:t>
        </w:r>
        <w:r w:rsidR="00901D06">
          <w:rPr>
            <w:noProof/>
            <w:webHidden/>
          </w:rPr>
          <w:tab/>
        </w:r>
        <w:r w:rsidR="00901D06">
          <w:rPr>
            <w:noProof/>
            <w:webHidden/>
          </w:rPr>
          <w:fldChar w:fldCharType="begin"/>
        </w:r>
        <w:r w:rsidR="00901D06">
          <w:rPr>
            <w:noProof/>
            <w:webHidden/>
          </w:rPr>
          <w:instrText xml:space="preserve"> PAGEREF _Toc33141272 \h </w:instrText>
        </w:r>
        <w:r w:rsidR="00901D06">
          <w:rPr>
            <w:noProof/>
            <w:webHidden/>
          </w:rPr>
        </w:r>
        <w:r w:rsidR="00901D06">
          <w:rPr>
            <w:noProof/>
            <w:webHidden/>
          </w:rPr>
          <w:fldChar w:fldCharType="separate"/>
        </w:r>
        <w:r w:rsidR="00122B97">
          <w:rPr>
            <w:noProof/>
            <w:webHidden/>
          </w:rPr>
          <w:t>3</w:t>
        </w:r>
        <w:r w:rsidR="00901D06">
          <w:rPr>
            <w:noProof/>
            <w:webHidden/>
          </w:rPr>
          <w:fldChar w:fldCharType="end"/>
        </w:r>
      </w:hyperlink>
    </w:p>
    <w:p w14:paraId="3D2B5B8D" w14:textId="1EF93E30" w:rsidR="00901D06" w:rsidRDefault="007C68F8">
      <w:pPr>
        <w:pStyle w:val="TDC2"/>
        <w:tabs>
          <w:tab w:val="right" w:leader="underscore" w:pos="8828"/>
        </w:tabs>
        <w:rPr>
          <w:rFonts w:eastAsiaTheme="minorEastAsia" w:cstheme="minorBidi"/>
          <w:b w:val="0"/>
          <w:bCs w:val="0"/>
          <w:noProof/>
          <w:lang w:eastAsia="es-MX"/>
        </w:rPr>
      </w:pPr>
      <w:hyperlink w:anchor="_Toc33141273" w:history="1">
        <w:r w:rsidR="00901D06" w:rsidRPr="0079703C">
          <w:rPr>
            <w:rStyle w:val="Hipervnculo"/>
            <w:noProof/>
            <w:lang w:val="fr"/>
          </w:rPr>
          <w:t>L’application vous permet de :</w:t>
        </w:r>
        <w:r w:rsidR="00901D06">
          <w:rPr>
            <w:noProof/>
            <w:webHidden/>
          </w:rPr>
          <w:tab/>
        </w:r>
        <w:r w:rsidR="00901D06">
          <w:rPr>
            <w:noProof/>
            <w:webHidden/>
          </w:rPr>
          <w:fldChar w:fldCharType="begin"/>
        </w:r>
        <w:r w:rsidR="00901D06">
          <w:rPr>
            <w:noProof/>
            <w:webHidden/>
          </w:rPr>
          <w:instrText xml:space="preserve"> PAGEREF _Toc33141273 \h </w:instrText>
        </w:r>
        <w:r w:rsidR="00901D06">
          <w:rPr>
            <w:noProof/>
            <w:webHidden/>
          </w:rPr>
        </w:r>
        <w:r w:rsidR="00901D06">
          <w:rPr>
            <w:noProof/>
            <w:webHidden/>
          </w:rPr>
          <w:fldChar w:fldCharType="separate"/>
        </w:r>
        <w:r w:rsidR="00122B97">
          <w:rPr>
            <w:noProof/>
            <w:webHidden/>
          </w:rPr>
          <w:t>3</w:t>
        </w:r>
        <w:r w:rsidR="00901D06">
          <w:rPr>
            <w:noProof/>
            <w:webHidden/>
          </w:rPr>
          <w:fldChar w:fldCharType="end"/>
        </w:r>
      </w:hyperlink>
    </w:p>
    <w:p w14:paraId="43640232" w14:textId="7E710561" w:rsidR="00901D06" w:rsidRDefault="007C68F8">
      <w:pPr>
        <w:pStyle w:val="TDC1"/>
        <w:tabs>
          <w:tab w:val="right" w:leader="underscore" w:pos="8828"/>
        </w:tabs>
        <w:rPr>
          <w:rFonts w:eastAsiaTheme="minorEastAsia" w:cstheme="minorBidi"/>
          <w:b w:val="0"/>
          <w:bCs w:val="0"/>
          <w:i w:val="0"/>
          <w:iCs w:val="0"/>
          <w:noProof/>
          <w:sz w:val="22"/>
          <w:szCs w:val="22"/>
          <w:lang w:eastAsia="es-MX"/>
        </w:rPr>
      </w:pPr>
      <w:hyperlink w:anchor="_Toc33141274" w:history="1">
        <w:r w:rsidR="00901D06" w:rsidRPr="0079703C">
          <w:rPr>
            <w:rStyle w:val="Hipervnculo"/>
            <w:noProof/>
            <w:lang w:val="fr"/>
          </w:rPr>
          <w:t>Fenêtres d’application et utilitaires</w:t>
        </w:r>
        <w:r w:rsidR="00901D06">
          <w:rPr>
            <w:noProof/>
            <w:webHidden/>
          </w:rPr>
          <w:tab/>
        </w:r>
        <w:r w:rsidR="00901D06">
          <w:rPr>
            <w:noProof/>
            <w:webHidden/>
          </w:rPr>
          <w:fldChar w:fldCharType="begin"/>
        </w:r>
        <w:r w:rsidR="00901D06">
          <w:rPr>
            <w:noProof/>
            <w:webHidden/>
          </w:rPr>
          <w:instrText xml:space="preserve"> PAGEREF _Toc33141274 \h </w:instrText>
        </w:r>
        <w:r w:rsidR="00901D06">
          <w:rPr>
            <w:noProof/>
            <w:webHidden/>
          </w:rPr>
        </w:r>
        <w:r w:rsidR="00901D06">
          <w:rPr>
            <w:noProof/>
            <w:webHidden/>
          </w:rPr>
          <w:fldChar w:fldCharType="separate"/>
        </w:r>
        <w:r w:rsidR="00122B97">
          <w:rPr>
            <w:noProof/>
            <w:webHidden/>
          </w:rPr>
          <w:t>4</w:t>
        </w:r>
        <w:r w:rsidR="00901D06">
          <w:rPr>
            <w:noProof/>
            <w:webHidden/>
          </w:rPr>
          <w:fldChar w:fldCharType="end"/>
        </w:r>
      </w:hyperlink>
    </w:p>
    <w:p w14:paraId="6EB50710" w14:textId="7CD6F350" w:rsidR="00901D06" w:rsidRDefault="007C68F8">
      <w:pPr>
        <w:pStyle w:val="TDC2"/>
        <w:tabs>
          <w:tab w:val="right" w:leader="underscore" w:pos="8828"/>
        </w:tabs>
        <w:rPr>
          <w:rFonts w:eastAsiaTheme="minorEastAsia" w:cstheme="minorBidi"/>
          <w:b w:val="0"/>
          <w:bCs w:val="0"/>
          <w:noProof/>
          <w:lang w:eastAsia="es-MX"/>
        </w:rPr>
      </w:pPr>
      <w:hyperlink w:anchor="_Toc33141275" w:history="1">
        <w:r w:rsidR="00901D06" w:rsidRPr="0079703C">
          <w:rPr>
            <w:rStyle w:val="Hipervnculo"/>
            <w:noProof/>
            <w:lang w:val="fr"/>
          </w:rPr>
          <w:t>Fenêtre initiale (JFrame)</w:t>
        </w:r>
        <w:r w:rsidR="00901D06">
          <w:rPr>
            <w:noProof/>
            <w:webHidden/>
          </w:rPr>
          <w:tab/>
        </w:r>
        <w:r w:rsidR="00901D06">
          <w:rPr>
            <w:noProof/>
            <w:webHidden/>
          </w:rPr>
          <w:fldChar w:fldCharType="begin"/>
        </w:r>
        <w:r w:rsidR="00901D06">
          <w:rPr>
            <w:noProof/>
            <w:webHidden/>
          </w:rPr>
          <w:instrText xml:space="preserve"> PAGEREF _Toc33141275 \h </w:instrText>
        </w:r>
        <w:r w:rsidR="00901D06">
          <w:rPr>
            <w:noProof/>
            <w:webHidden/>
          </w:rPr>
        </w:r>
        <w:r w:rsidR="00901D06">
          <w:rPr>
            <w:noProof/>
            <w:webHidden/>
          </w:rPr>
          <w:fldChar w:fldCharType="separate"/>
        </w:r>
        <w:r w:rsidR="00122B97">
          <w:rPr>
            <w:noProof/>
            <w:webHidden/>
          </w:rPr>
          <w:t>4</w:t>
        </w:r>
        <w:r w:rsidR="00901D06">
          <w:rPr>
            <w:noProof/>
            <w:webHidden/>
          </w:rPr>
          <w:fldChar w:fldCharType="end"/>
        </w:r>
      </w:hyperlink>
    </w:p>
    <w:p w14:paraId="31DCD4EB" w14:textId="2997710A" w:rsidR="00901D06" w:rsidRDefault="007C68F8">
      <w:pPr>
        <w:pStyle w:val="TDC3"/>
        <w:tabs>
          <w:tab w:val="right" w:leader="underscore" w:pos="8828"/>
        </w:tabs>
        <w:rPr>
          <w:rFonts w:eastAsiaTheme="minorEastAsia" w:cstheme="minorBidi"/>
          <w:noProof/>
          <w:sz w:val="22"/>
          <w:szCs w:val="22"/>
          <w:lang w:eastAsia="es-MX"/>
        </w:rPr>
      </w:pPr>
      <w:hyperlink w:anchor="_Toc33141276" w:history="1">
        <w:r w:rsidR="00901D06" w:rsidRPr="0079703C">
          <w:rPr>
            <w:rStyle w:val="Hipervnculo"/>
            <w:noProof/>
            <w:lang w:val="fr"/>
          </w:rPr>
          <w:t>Arbre</w:t>
        </w:r>
        <w:r w:rsidR="00901D06">
          <w:rPr>
            <w:noProof/>
            <w:webHidden/>
          </w:rPr>
          <w:tab/>
        </w:r>
        <w:r w:rsidR="00901D06">
          <w:rPr>
            <w:noProof/>
            <w:webHidden/>
          </w:rPr>
          <w:fldChar w:fldCharType="begin"/>
        </w:r>
        <w:r w:rsidR="00901D06">
          <w:rPr>
            <w:noProof/>
            <w:webHidden/>
          </w:rPr>
          <w:instrText xml:space="preserve"> PAGEREF _Toc33141276 \h </w:instrText>
        </w:r>
        <w:r w:rsidR="00901D06">
          <w:rPr>
            <w:noProof/>
            <w:webHidden/>
          </w:rPr>
        </w:r>
        <w:r w:rsidR="00901D06">
          <w:rPr>
            <w:noProof/>
            <w:webHidden/>
          </w:rPr>
          <w:fldChar w:fldCharType="separate"/>
        </w:r>
        <w:r w:rsidR="00122B97">
          <w:rPr>
            <w:noProof/>
            <w:webHidden/>
          </w:rPr>
          <w:t>5</w:t>
        </w:r>
        <w:r w:rsidR="00901D06">
          <w:rPr>
            <w:noProof/>
            <w:webHidden/>
          </w:rPr>
          <w:fldChar w:fldCharType="end"/>
        </w:r>
      </w:hyperlink>
    </w:p>
    <w:p w14:paraId="7FE1089E" w14:textId="52454B24" w:rsidR="00901D06" w:rsidRDefault="007C68F8">
      <w:pPr>
        <w:pStyle w:val="TDC3"/>
        <w:tabs>
          <w:tab w:val="right" w:leader="underscore" w:pos="8828"/>
        </w:tabs>
        <w:rPr>
          <w:rFonts w:eastAsiaTheme="minorEastAsia" w:cstheme="minorBidi"/>
          <w:noProof/>
          <w:sz w:val="22"/>
          <w:szCs w:val="22"/>
          <w:lang w:eastAsia="es-MX"/>
        </w:rPr>
      </w:pPr>
      <w:hyperlink w:anchor="_Toc33141277" w:history="1">
        <w:r w:rsidR="00901D06" w:rsidRPr="0079703C">
          <w:rPr>
            <w:rStyle w:val="Hipervnculo"/>
            <w:noProof/>
            <w:lang w:val="fr"/>
          </w:rPr>
          <w:t>Éléments</w:t>
        </w:r>
        <w:r w:rsidR="00901D06">
          <w:rPr>
            <w:noProof/>
            <w:webHidden/>
          </w:rPr>
          <w:tab/>
        </w:r>
        <w:r w:rsidR="00901D06">
          <w:rPr>
            <w:noProof/>
            <w:webHidden/>
          </w:rPr>
          <w:fldChar w:fldCharType="begin"/>
        </w:r>
        <w:r w:rsidR="00901D06">
          <w:rPr>
            <w:noProof/>
            <w:webHidden/>
          </w:rPr>
          <w:instrText xml:space="preserve"> PAGEREF _Toc33141277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7714A003" w14:textId="5E8032E0" w:rsidR="00901D06" w:rsidRDefault="007C68F8">
      <w:pPr>
        <w:pStyle w:val="TDC4"/>
        <w:tabs>
          <w:tab w:val="right" w:leader="underscore" w:pos="8828"/>
        </w:tabs>
        <w:rPr>
          <w:rFonts w:eastAsiaTheme="minorEastAsia" w:cstheme="minorBidi"/>
          <w:noProof/>
          <w:sz w:val="22"/>
          <w:szCs w:val="22"/>
          <w:lang w:eastAsia="es-MX"/>
        </w:rPr>
      </w:pPr>
      <w:hyperlink w:anchor="_Toc33141278" w:history="1">
        <w:r w:rsidR="00901D06" w:rsidRPr="0079703C">
          <w:rPr>
            <w:rStyle w:val="Hipervnculo"/>
            <w:noProof/>
            <w:lang w:val="fr"/>
          </w:rPr>
          <w:t>Barre d’outils (JMenuBar).</w:t>
        </w:r>
        <w:r w:rsidR="00901D06">
          <w:rPr>
            <w:noProof/>
            <w:webHidden/>
          </w:rPr>
          <w:tab/>
        </w:r>
        <w:r w:rsidR="00901D06">
          <w:rPr>
            <w:noProof/>
            <w:webHidden/>
          </w:rPr>
          <w:fldChar w:fldCharType="begin"/>
        </w:r>
        <w:r w:rsidR="00901D06">
          <w:rPr>
            <w:noProof/>
            <w:webHidden/>
          </w:rPr>
          <w:instrText xml:space="preserve"> PAGEREF _Toc33141278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6D4B94CA" w14:textId="04F7CA10" w:rsidR="00901D06" w:rsidRDefault="007C68F8">
      <w:pPr>
        <w:pStyle w:val="TDC5"/>
        <w:tabs>
          <w:tab w:val="right" w:leader="underscore" w:pos="8828"/>
        </w:tabs>
        <w:rPr>
          <w:rFonts w:eastAsiaTheme="minorEastAsia" w:cstheme="minorBidi"/>
          <w:noProof/>
          <w:sz w:val="22"/>
          <w:szCs w:val="22"/>
          <w:lang w:eastAsia="es-MX"/>
        </w:rPr>
      </w:pPr>
      <w:hyperlink w:anchor="_Toc33141279" w:history="1">
        <w:r w:rsidR="00901D06" w:rsidRPr="0079703C">
          <w:rPr>
            <w:rStyle w:val="Hipervnculo"/>
            <w:noProof/>
            <w:lang w:val="fr"/>
          </w:rPr>
          <w:t>Menu graphique (JMenu)</w:t>
        </w:r>
        <w:r w:rsidR="00901D06">
          <w:rPr>
            <w:noProof/>
            <w:webHidden/>
          </w:rPr>
          <w:tab/>
        </w:r>
        <w:r w:rsidR="00901D06">
          <w:rPr>
            <w:noProof/>
            <w:webHidden/>
          </w:rPr>
          <w:fldChar w:fldCharType="begin"/>
        </w:r>
        <w:r w:rsidR="00901D06">
          <w:rPr>
            <w:noProof/>
            <w:webHidden/>
          </w:rPr>
          <w:instrText xml:space="preserve"> PAGEREF _Toc33141279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0797F369" w14:textId="372AF7E3" w:rsidR="00901D06" w:rsidRDefault="007C68F8">
      <w:pPr>
        <w:pStyle w:val="TDC5"/>
        <w:tabs>
          <w:tab w:val="right" w:leader="underscore" w:pos="8828"/>
        </w:tabs>
        <w:rPr>
          <w:rFonts w:eastAsiaTheme="minorEastAsia" w:cstheme="minorBidi"/>
          <w:noProof/>
          <w:sz w:val="22"/>
          <w:szCs w:val="22"/>
          <w:lang w:eastAsia="es-MX"/>
        </w:rPr>
      </w:pPr>
      <w:hyperlink w:anchor="_Toc33141280" w:history="1">
        <w:r w:rsidR="00901D06" w:rsidRPr="0079703C">
          <w:rPr>
            <w:rStyle w:val="Hipervnculo"/>
            <w:noProof/>
            <w:lang w:val="fr"/>
          </w:rPr>
          <w:t>Préférences de menu (JMenu)</w:t>
        </w:r>
        <w:r w:rsidR="00901D06">
          <w:rPr>
            <w:noProof/>
            <w:webHidden/>
          </w:rPr>
          <w:tab/>
        </w:r>
        <w:r w:rsidR="00901D06">
          <w:rPr>
            <w:noProof/>
            <w:webHidden/>
          </w:rPr>
          <w:fldChar w:fldCharType="begin"/>
        </w:r>
        <w:r w:rsidR="00901D06">
          <w:rPr>
            <w:noProof/>
            <w:webHidden/>
          </w:rPr>
          <w:instrText xml:space="preserve"> PAGEREF _Toc33141280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6B61B784" w14:textId="4144215B" w:rsidR="00901D06" w:rsidRDefault="007C68F8">
      <w:pPr>
        <w:pStyle w:val="TDC4"/>
        <w:tabs>
          <w:tab w:val="right" w:leader="underscore" w:pos="8828"/>
        </w:tabs>
        <w:rPr>
          <w:rFonts w:eastAsiaTheme="minorEastAsia" w:cstheme="minorBidi"/>
          <w:noProof/>
          <w:sz w:val="22"/>
          <w:szCs w:val="22"/>
          <w:lang w:eastAsia="es-MX"/>
        </w:rPr>
      </w:pPr>
      <w:hyperlink w:anchor="_Toc33141281" w:history="1">
        <w:r w:rsidR="00901D06" w:rsidRPr="0079703C">
          <w:rPr>
            <w:rStyle w:val="Hipervnculo"/>
            <w:noProof/>
            <w:lang w:val="fr"/>
          </w:rPr>
          <w:t>Liste (JList)</w:t>
        </w:r>
        <w:r w:rsidR="00901D06">
          <w:rPr>
            <w:noProof/>
            <w:webHidden/>
          </w:rPr>
          <w:tab/>
        </w:r>
        <w:r w:rsidR="00901D06">
          <w:rPr>
            <w:noProof/>
            <w:webHidden/>
          </w:rPr>
          <w:fldChar w:fldCharType="begin"/>
        </w:r>
        <w:r w:rsidR="00901D06">
          <w:rPr>
            <w:noProof/>
            <w:webHidden/>
          </w:rPr>
          <w:instrText xml:space="preserve"> PAGEREF _Toc33141281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1ECA41E2" w14:textId="09AA19E8" w:rsidR="00901D06" w:rsidRDefault="007C68F8">
      <w:pPr>
        <w:pStyle w:val="TDC4"/>
        <w:tabs>
          <w:tab w:val="right" w:leader="underscore" w:pos="8828"/>
        </w:tabs>
        <w:rPr>
          <w:rFonts w:eastAsiaTheme="minorEastAsia" w:cstheme="minorBidi"/>
          <w:noProof/>
          <w:sz w:val="22"/>
          <w:szCs w:val="22"/>
          <w:lang w:eastAsia="es-MX"/>
        </w:rPr>
      </w:pPr>
      <w:hyperlink w:anchor="_Toc33141282" w:history="1">
        <w:r w:rsidR="00901D06" w:rsidRPr="0079703C">
          <w:rPr>
            <w:rStyle w:val="Hipervnculo"/>
            <w:noProof/>
          </w:rPr>
          <w:t xml:space="preserve">Add </w:t>
        </w:r>
        <w:r w:rsidR="00901D06" w:rsidRPr="0079703C">
          <w:rPr>
            <w:rStyle w:val="Hipervnculo"/>
            <w:noProof/>
            <w:lang w:val="fr"/>
          </w:rPr>
          <w:t>(JButton)</w:t>
        </w:r>
        <w:r w:rsidR="00901D06">
          <w:rPr>
            <w:noProof/>
            <w:webHidden/>
          </w:rPr>
          <w:tab/>
        </w:r>
        <w:r w:rsidR="00901D06">
          <w:rPr>
            <w:noProof/>
            <w:webHidden/>
          </w:rPr>
          <w:fldChar w:fldCharType="begin"/>
        </w:r>
        <w:r w:rsidR="00901D06">
          <w:rPr>
            <w:noProof/>
            <w:webHidden/>
          </w:rPr>
          <w:instrText xml:space="preserve"> PAGEREF _Toc33141282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504E498D" w14:textId="58F241B3" w:rsidR="00901D06" w:rsidRDefault="007C68F8">
      <w:pPr>
        <w:pStyle w:val="TDC4"/>
        <w:tabs>
          <w:tab w:val="right" w:leader="underscore" w:pos="8828"/>
        </w:tabs>
        <w:rPr>
          <w:rFonts w:eastAsiaTheme="minorEastAsia" w:cstheme="minorBidi"/>
          <w:noProof/>
          <w:sz w:val="22"/>
          <w:szCs w:val="22"/>
          <w:lang w:eastAsia="es-MX"/>
        </w:rPr>
      </w:pPr>
      <w:hyperlink w:anchor="_Toc33141283" w:history="1">
        <w:r w:rsidR="00901D06" w:rsidRPr="0079703C">
          <w:rPr>
            <w:rStyle w:val="Hipervnculo"/>
            <w:noProof/>
            <w:lang w:val="fr"/>
          </w:rPr>
          <w:t>Clear (JButton)</w:t>
        </w:r>
        <w:r w:rsidR="00901D06">
          <w:rPr>
            <w:noProof/>
            <w:webHidden/>
          </w:rPr>
          <w:tab/>
        </w:r>
        <w:r w:rsidR="00901D06">
          <w:rPr>
            <w:noProof/>
            <w:webHidden/>
          </w:rPr>
          <w:fldChar w:fldCharType="begin"/>
        </w:r>
        <w:r w:rsidR="00901D06">
          <w:rPr>
            <w:noProof/>
            <w:webHidden/>
          </w:rPr>
          <w:instrText xml:space="preserve"> PAGEREF _Toc33141283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666886E1" w14:textId="0CE9C8F6" w:rsidR="00901D06" w:rsidRDefault="007C68F8">
      <w:pPr>
        <w:pStyle w:val="TDC4"/>
        <w:tabs>
          <w:tab w:val="right" w:leader="underscore" w:pos="8828"/>
        </w:tabs>
        <w:rPr>
          <w:rFonts w:eastAsiaTheme="minorEastAsia" w:cstheme="minorBidi"/>
          <w:noProof/>
          <w:sz w:val="22"/>
          <w:szCs w:val="22"/>
          <w:lang w:eastAsia="es-MX"/>
        </w:rPr>
      </w:pPr>
      <w:hyperlink w:anchor="_Toc33141284" w:history="1">
        <w:r w:rsidR="00901D06" w:rsidRPr="0079703C">
          <w:rPr>
            <w:rStyle w:val="Hipervnculo"/>
            <w:noProof/>
            <w:lang w:val="fr"/>
          </w:rPr>
          <w:t>Clear All (JButton)</w:t>
        </w:r>
        <w:r w:rsidR="00901D06">
          <w:rPr>
            <w:noProof/>
            <w:webHidden/>
          </w:rPr>
          <w:tab/>
        </w:r>
        <w:r w:rsidR="00901D06">
          <w:rPr>
            <w:noProof/>
            <w:webHidden/>
          </w:rPr>
          <w:fldChar w:fldCharType="begin"/>
        </w:r>
        <w:r w:rsidR="00901D06">
          <w:rPr>
            <w:noProof/>
            <w:webHidden/>
          </w:rPr>
          <w:instrText xml:space="preserve"> PAGEREF _Toc33141284 \h </w:instrText>
        </w:r>
        <w:r w:rsidR="00901D06">
          <w:rPr>
            <w:noProof/>
            <w:webHidden/>
          </w:rPr>
        </w:r>
        <w:r w:rsidR="00901D06">
          <w:rPr>
            <w:noProof/>
            <w:webHidden/>
          </w:rPr>
          <w:fldChar w:fldCharType="separate"/>
        </w:r>
        <w:r w:rsidR="00122B97">
          <w:rPr>
            <w:noProof/>
            <w:webHidden/>
          </w:rPr>
          <w:t>6</w:t>
        </w:r>
        <w:r w:rsidR="00901D06">
          <w:rPr>
            <w:noProof/>
            <w:webHidden/>
          </w:rPr>
          <w:fldChar w:fldCharType="end"/>
        </w:r>
      </w:hyperlink>
    </w:p>
    <w:p w14:paraId="530B4BB7" w14:textId="4A3D99BB" w:rsidR="00901D06" w:rsidRDefault="007C68F8">
      <w:pPr>
        <w:pStyle w:val="TDC4"/>
        <w:tabs>
          <w:tab w:val="right" w:leader="underscore" w:pos="8828"/>
        </w:tabs>
        <w:rPr>
          <w:rFonts w:eastAsiaTheme="minorEastAsia" w:cstheme="minorBidi"/>
          <w:noProof/>
          <w:sz w:val="22"/>
          <w:szCs w:val="22"/>
          <w:lang w:eastAsia="es-MX"/>
        </w:rPr>
      </w:pPr>
      <w:hyperlink w:anchor="_Toc33141285" w:history="1">
        <w:r w:rsidR="00901D06" w:rsidRPr="0079703C">
          <w:rPr>
            <w:rStyle w:val="Hipervnculo"/>
            <w:noProof/>
            <w:lang w:val="fr"/>
          </w:rPr>
          <w:t>Axes (JCheckBox)</w:t>
        </w:r>
        <w:r w:rsidR="00901D06">
          <w:rPr>
            <w:noProof/>
            <w:webHidden/>
          </w:rPr>
          <w:tab/>
        </w:r>
        <w:r w:rsidR="00901D06">
          <w:rPr>
            <w:noProof/>
            <w:webHidden/>
          </w:rPr>
          <w:fldChar w:fldCharType="begin"/>
        </w:r>
        <w:r w:rsidR="00901D06">
          <w:rPr>
            <w:noProof/>
            <w:webHidden/>
          </w:rPr>
          <w:instrText xml:space="preserve"> PAGEREF _Toc33141285 \h </w:instrText>
        </w:r>
        <w:r w:rsidR="00901D06">
          <w:rPr>
            <w:noProof/>
            <w:webHidden/>
          </w:rPr>
        </w:r>
        <w:r w:rsidR="00901D06">
          <w:rPr>
            <w:noProof/>
            <w:webHidden/>
          </w:rPr>
          <w:fldChar w:fldCharType="separate"/>
        </w:r>
        <w:r w:rsidR="00122B97">
          <w:rPr>
            <w:noProof/>
            <w:webHidden/>
          </w:rPr>
          <w:t>7</w:t>
        </w:r>
        <w:r w:rsidR="00901D06">
          <w:rPr>
            <w:noProof/>
            <w:webHidden/>
          </w:rPr>
          <w:fldChar w:fldCharType="end"/>
        </w:r>
      </w:hyperlink>
    </w:p>
    <w:p w14:paraId="73648D7C" w14:textId="73253BFB" w:rsidR="00901D06" w:rsidRDefault="007C68F8">
      <w:pPr>
        <w:pStyle w:val="TDC4"/>
        <w:tabs>
          <w:tab w:val="right" w:leader="underscore" w:pos="8828"/>
        </w:tabs>
        <w:rPr>
          <w:rFonts w:eastAsiaTheme="minorEastAsia" w:cstheme="minorBidi"/>
          <w:noProof/>
          <w:sz w:val="22"/>
          <w:szCs w:val="22"/>
          <w:lang w:eastAsia="es-MX"/>
        </w:rPr>
      </w:pPr>
      <w:hyperlink w:anchor="_Toc33141286" w:history="1">
        <w:r w:rsidR="00901D06" w:rsidRPr="0079703C">
          <w:rPr>
            <w:rStyle w:val="Hipervnculo"/>
            <w:noProof/>
            <w:lang w:val="fr"/>
          </w:rPr>
          <w:t>Grilles (JCheckBox)</w:t>
        </w:r>
        <w:r w:rsidR="00901D06">
          <w:rPr>
            <w:noProof/>
            <w:webHidden/>
          </w:rPr>
          <w:tab/>
        </w:r>
        <w:r w:rsidR="00901D06">
          <w:rPr>
            <w:noProof/>
            <w:webHidden/>
          </w:rPr>
          <w:fldChar w:fldCharType="begin"/>
        </w:r>
        <w:r w:rsidR="00901D06">
          <w:rPr>
            <w:noProof/>
            <w:webHidden/>
          </w:rPr>
          <w:instrText xml:space="preserve"> PAGEREF _Toc33141286 \h </w:instrText>
        </w:r>
        <w:r w:rsidR="00901D06">
          <w:rPr>
            <w:noProof/>
            <w:webHidden/>
          </w:rPr>
        </w:r>
        <w:r w:rsidR="00901D06">
          <w:rPr>
            <w:noProof/>
            <w:webHidden/>
          </w:rPr>
          <w:fldChar w:fldCharType="separate"/>
        </w:r>
        <w:r w:rsidR="00122B97">
          <w:rPr>
            <w:noProof/>
            <w:webHidden/>
          </w:rPr>
          <w:t>7</w:t>
        </w:r>
        <w:r w:rsidR="00901D06">
          <w:rPr>
            <w:noProof/>
            <w:webHidden/>
          </w:rPr>
          <w:fldChar w:fldCharType="end"/>
        </w:r>
      </w:hyperlink>
    </w:p>
    <w:p w14:paraId="7394BE5D" w14:textId="69074A2D" w:rsidR="00901D06" w:rsidRDefault="007C68F8">
      <w:pPr>
        <w:pStyle w:val="TDC4"/>
        <w:tabs>
          <w:tab w:val="right" w:leader="underscore" w:pos="8828"/>
        </w:tabs>
        <w:rPr>
          <w:rFonts w:eastAsiaTheme="minorEastAsia" w:cstheme="minorBidi"/>
          <w:noProof/>
          <w:sz w:val="22"/>
          <w:szCs w:val="22"/>
          <w:lang w:eastAsia="es-MX"/>
        </w:rPr>
      </w:pPr>
      <w:hyperlink w:anchor="_Toc33141287" w:history="1">
        <w:r w:rsidR="00901D06" w:rsidRPr="0079703C">
          <w:rPr>
            <w:rStyle w:val="Hipervnculo"/>
            <w:noProof/>
            <w:lang w:val="fr"/>
          </w:rPr>
          <w:t>Étiquettes (JCheckBox)</w:t>
        </w:r>
        <w:r w:rsidR="00901D06">
          <w:rPr>
            <w:noProof/>
            <w:webHidden/>
          </w:rPr>
          <w:tab/>
        </w:r>
        <w:r w:rsidR="00901D06">
          <w:rPr>
            <w:noProof/>
            <w:webHidden/>
          </w:rPr>
          <w:fldChar w:fldCharType="begin"/>
        </w:r>
        <w:r w:rsidR="00901D06">
          <w:rPr>
            <w:noProof/>
            <w:webHidden/>
          </w:rPr>
          <w:instrText xml:space="preserve"> PAGEREF _Toc33141287 \h </w:instrText>
        </w:r>
        <w:r w:rsidR="00901D06">
          <w:rPr>
            <w:noProof/>
            <w:webHidden/>
          </w:rPr>
        </w:r>
        <w:r w:rsidR="00901D06">
          <w:rPr>
            <w:noProof/>
            <w:webHidden/>
          </w:rPr>
          <w:fldChar w:fldCharType="separate"/>
        </w:r>
        <w:r w:rsidR="00122B97">
          <w:rPr>
            <w:noProof/>
            <w:webHidden/>
          </w:rPr>
          <w:t>7</w:t>
        </w:r>
        <w:r w:rsidR="00901D06">
          <w:rPr>
            <w:noProof/>
            <w:webHidden/>
          </w:rPr>
          <w:fldChar w:fldCharType="end"/>
        </w:r>
      </w:hyperlink>
    </w:p>
    <w:p w14:paraId="2C57DA6A" w14:textId="6B3C7128" w:rsidR="00901D06" w:rsidRDefault="007C68F8">
      <w:pPr>
        <w:pStyle w:val="TDC2"/>
        <w:tabs>
          <w:tab w:val="right" w:leader="underscore" w:pos="8828"/>
        </w:tabs>
        <w:rPr>
          <w:rFonts w:eastAsiaTheme="minorEastAsia" w:cstheme="minorBidi"/>
          <w:b w:val="0"/>
          <w:bCs w:val="0"/>
          <w:noProof/>
          <w:lang w:eastAsia="es-MX"/>
        </w:rPr>
      </w:pPr>
      <w:hyperlink w:anchor="_Toc33141288" w:history="1">
        <w:r w:rsidR="00901D06" w:rsidRPr="0079703C">
          <w:rPr>
            <w:rStyle w:val="Hipervnculo"/>
            <w:noProof/>
            <w:lang w:val="fr"/>
          </w:rPr>
          <w:t>Form pour Ajouter des elements (JDialog)</w:t>
        </w:r>
        <w:r w:rsidR="00901D06">
          <w:rPr>
            <w:noProof/>
            <w:webHidden/>
          </w:rPr>
          <w:tab/>
        </w:r>
        <w:r w:rsidR="00901D06">
          <w:rPr>
            <w:noProof/>
            <w:webHidden/>
          </w:rPr>
          <w:fldChar w:fldCharType="begin"/>
        </w:r>
        <w:r w:rsidR="00901D06">
          <w:rPr>
            <w:noProof/>
            <w:webHidden/>
          </w:rPr>
          <w:instrText xml:space="preserve"> PAGEREF _Toc33141288 \h </w:instrText>
        </w:r>
        <w:r w:rsidR="00901D06">
          <w:rPr>
            <w:noProof/>
            <w:webHidden/>
          </w:rPr>
        </w:r>
        <w:r w:rsidR="00901D06">
          <w:rPr>
            <w:noProof/>
            <w:webHidden/>
          </w:rPr>
          <w:fldChar w:fldCharType="separate"/>
        </w:r>
        <w:r w:rsidR="00122B97">
          <w:rPr>
            <w:noProof/>
            <w:webHidden/>
          </w:rPr>
          <w:t>8</w:t>
        </w:r>
        <w:r w:rsidR="00901D06">
          <w:rPr>
            <w:noProof/>
            <w:webHidden/>
          </w:rPr>
          <w:fldChar w:fldCharType="end"/>
        </w:r>
      </w:hyperlink>
    </w:p>
    <w:p w14:paraId="4162EC40" w14:textId="5E9D36FB" w:rsidR="00901D06" w:rsidRDefault="007C68F8">
      <w:pPr>
        <w:pStyle w:val="TDC3"/>
        <w:tabs>
          <w:tab w:val="right" w:leader="underscore" w:pos="8828"/>
        </w:tabs>
        <w:rPr>
          <w:rFonts w:eastAsiaTheme="minorEastAsia" w:cstheme="minorBidi"/>
          <w:noProof/>
          <w:sz w:val="22"/>
          <w:szCs w:val="22"/>
          <w:lang w:eastAsia="es-MX"/>
        </w:rPr>
      </w:pPr>
      <w:hyperlink w:anchor="_Toc33141289" w:history="1">
        <w:r w:rsidR="00901D06" w:rsidRPr="0079703C">
          <w:rPr>
            <w:rStyle w:val="Hipervnculo"/>
            <w:noProof/>
            <w:lang w:val="fr"/>
          </w:rPr>
          <w:t>Arbre</w:t>
        </w:r>
        <w:r w:rsidR="00901D06">
          <w:rPr>
            <w:noProof/>
            <w:webHidden/>
          </w:rPr>
          <w:tab/>
        </w:r>
        <w:r w:rsidR="00901D06">
          <w:rPr>
            <w:noProof/>
            <w:webHidden/>
          </w:rPr>
          <w:fldChar w:fldCharType="begin"/>
        </w:r>
        <w:r w:rsidR="00901D06">
          <w:rPr>
            <w:noProof/>
            <w:webHidden/>
          </w:rPr>
          <w:instrText xml:space="preserve"> PAGEREF _Toc33141289 \h </w:instrText>
        </w:r>
        <w:r w:rsidR="00901D06">
          <w:rPr>
            <w:noProof/>
            <w:webHidden/>
          </w:rPr>
        </w:r>
        <w:r w:rsidR="00901D06">
          <w:rPr>
            <w:noProof/>
            <w:webHidden/>
          </w:rPr>
          <w:fldChar w:fldCharType="separate"/>
        </w:r>
        <w:r w:rsidR="00122B97">
          <w:rPr>
            <w:noProof/>
            <w:webHidden/>
          </w:rPr>
          <w:t>9</w:t>
        </w:r>
        <w:r w:rsidR="00901D06">
          <w:rPr>
            <w:noProof/>
            <w:webHidden/>
          </w:rPr>
          <w:fldChar w:fldCharType="end"/>
        </w:r>
      </w:hyperlink>
    </w:p>
    <w:p w14:paraId="0B0E21A1" w14:textId="200C6553" w:rsidR="00901D06" w:rsidRDefault="007C68F8">
      <w:pPr>
        <w:pStyle w:val="TDC3"/>
        <w:tabs>
          <w:tab w:val="right" w:leader="underscore" w:pos="8828"/>
        </w:tabs>
        <w:rPr>
          <w:rFonts w:eastAsiaTheme="minorEastAsia" w:cstheme="minorBidi"/>
          <w:noProof/>
          <w:sz w:val="22"/>
          <w:szCs w:val="22"/>
          <w:lang w:eastAsia="es-MX"/>
        </w:rPr>
      </w:pPr>
      <w:hyperlink w:anchor="_Toc33141290" w:history="1">
        <w:r w:rsidR="00901D06" w:rsidRPr="0079703C">
          <w:rPr>
            <w:rStyle w:val="Hipervnculo"/>
            <w:noProof/>
            <w:lang w:val="fr"/>
          </w:rPr>
          <w:t>Éléments</w:t>
        </w:r>
        <w:r w:rsidR="00901D06">
          <w:rPr>
            <w:noProof/>
            <w:webHidden/>
          </w:rPr>
          <w:tab/>
        </w:r>
        <w:r w:rsidR="00901D06">
          <w:rPr>
            <w:noProof/>
            <w:webHidden/>
          </w:rPr>
          <w:fldChar w:fldCharType="begin"/>
        </w:r>
        <w:r w:rsidR="00901D06">
          <w:rPr>
            <w:noProof/>
            <w:webHidden/>
          </w:rPr>
          <w:instrText xml:space="preserve"> PAGEREF _Toc33141290 \h </w:instrText>
        </w:r>
        <w:r w:rsidR="00901D06">
          <w:rPr>
            <w:noProof/>
            <w:webHidden/>
          </w:rPr>
        </w:r>
        <w:r w:rsidR="00901D06">
          <w:rPr>
            <w:noProof/>
            <w:webHidden/>
          </w:rPr>
          <w:fldChar w:fldCharType="separate"/>
        </w:r>
        <w:r w:rsidR="00122B97">
          <w:rPr>
            <w:noProof/>
            <w:webHidden/>
          </w:rPr>
          <w:t>10</w:t>
        </w:r>
        <w:r w:rsidR="00901D06">
          <w:rPr>
            <w:noProof/>
            <w:webHidden/>
          </w:rPr>
          <w:fldChar w:fldCharType="end"/>
        </w:r>
      </w:hyperlink>
    </w:p>
    <w:p w14:paraId="382CD0D1" w14:textId="5E2EA355" w:rsidR="00901D06" w:rsidRDefault="007C68F8">
      <w:pPr>
        <w:pStyle w:val="TDC4"/>
        <w:tabs>
          <w:tab w:val="right" w:leader="underscore" w:pos="8828"/>
        </w:tabs>
        <w:rPr>
          <w:rFonts w:eastAsiaTheme="minorEastAsia" w:cstheme="minorBidi"/>
          <w:noProof/>
          <w:sz w:val="22"/>
          <w:szCs w:val="22"/>
          <w:lang w:eastAsia="es-MX"/>
        </w:rPr>
      </w:pPr>
      <w:hyperlink w:anchor="_Toc33141291" w:history="1">
        <w:r w:rsidR="00901D06" w:rsidRPr="0079703C">
          <w:rPr>
            <w:rStyle w:val="Hipervnculo"/>
            <w:noProof/>
            <w:lang w:val="fr"/>
          </w:rPr>
          <w:t>Liste des éléments à ajouter (JComboBox)</w:t>
        </w:r>
        <w:r w:rsidR="00901D06">
          <w:rPr>
            <w:noProof/>
            <w:webHidden/>
          </w:rPr>
          <w:tab/>
        </w:r>
        <w:r w:rsidR="00901D06">
          <w:rPr>
            <w:noProof/>
            <w:webHidden/>
          </w:rPr>
          <w:fldChar w:fldCharType="begin"/>
        </w:r>
        <w:r w:rsidR="00901D06">
          <w:rPr>
            <w:noProof/>
            <w:webHidden/>
          </w:rPr>
          <w:instrText xml:space="preserve"> PAGEREF _Toc33141291 \h </w:instrText>
        </w:r>
        <w:r w:rsidR="00901D06">
          <w:rPr>
            <w:noProof/>
            <w:webHidden/>
          </w:rPr>
        </w:r>
        <w:r w:rsidR="00901D06">
          <w:rPr>
            <w:noProof/>
            <w:webHidden/>
          </w:rPr>
          <w:fldChar w:fldCharType="separate"/>
        </w:r>
        <w:r w:rsidR="00122B97">
          <w:rPr>
            <w:noProof/>
            <w:webHidden/>
          </w:rPr>
          <w:t>10</w:t>
        </w:r>
        <w:r w:rsidR="00901D06">
          <w:rPr>
            <w:noProof/>
            <w:webHidden/>
          </w:rPr>
          <w:fldChar w:fldCharType="end"/>
        </w:r>
      </w:hyperlink>
    </w:p>
    <w:p w14:paraId="2A53A5AA" w14:textId="421C4A6F" w:rsidR="00901D06" w:rsidRDefault="007C68F8">
      <w:pPr>
        <w:pStyle w:val="TDC4"/>
        <w:tabs>
          <w:tab w:val="right" w:leader="underscore" w:pos="8828"/>
        </w:tabs>
        <w:rPr>
          <w:rFonts w:eastAsiaTheme="minorEastAsia" w:cstheme="minorBidi"/>
          <w:noProof/>
          <w:sz w:val="22"/>
          <w:szCs w:val="22"/>
          <w:lang w:eastAsia="es-MX"/>
        </w:rPr>
      </w:pPr>
      <w:hyperlink w:anchor="_Toc33141292" w:history="1">
        <w:r w:rsidR="00901D06" w:rsidRPr="0079703C">
          <w:rPr>
            <w:rStyle w:val="Hipervnculo"/>
            <w:noProof/>
            <w:lang w:val="fr"/>
          </w:rPr>
          <w:t>Extrait (JButton)</w:t>
        </w:r>
        <w:r w:rsidR="00901D06">
          <w:rPr>
            <w:noProof/>
            <w:webHidden/>
          </w:rPr>
          <w:tab/>
        </w:r>
        <w:r w:rsidR="00901D06">
          <w:rPr>
            <w:noProof/>
            <w:webHidden/>
          </w:rPr>
          <w:fldChar w:fldCharType="begin"/>
        </w:r>
        <w:r w:rsidR="00901D06">
          <w:rPr>
            <w:noProof/>
            <w:webHidden/>
          </w:rPr>
          <w:instrText xml:space="preserve"> PAGEREF _Toc33141292 \h </w:instrText>
        </w:r>
        <w:r w:rsidR="00901D06">
          <w:rPr>
            <w:noProof/>
            <w:webHidden/>
          </w:rPr>
        </w:r>
        <w:r w:rsidR="00901D06">
          <w:rPr>
            <w:noProof/>
            <w:webHidden/>
          </w:rPr>
          <w:fldChar w:fldCharType="separate"/>
        </w:r>
        <w:r w:rsidR="00122B97">
          <w:rPr>
            <w:noProof/>
            <w:webHidden/>
          </w:rPr>
          <w:t>10</w:t>
        </w:r>
        <w:r w:rsidR="00901D06">
          <w:rPr>
            <w:noProof/>
            <w:webHidden/>
          </w:rPr>
          <w:fldChar w:fldCharType="end"/>
        </w:r>
      </w:hyperlink>
    </w:p>
    <w:p w14:paraId="66072606" w14:textId="537CC049" w:rsidR="00901D06" w:rsidRDefault="007C68F8">
      <w:pPr>
        <w:pStyle w:val="TDC4"/>
        <w:tabs>
          <w:tab w:val="right" w:leader="underscore" w:pos="8828"/>
        </w:tabs>
        <w:rPr>
          <w:rFonts w:eastAsiaTheme="minorEastAsia" w:cstheme="minorBidi"/>
          <w:noProof/>
          <w:sz w:val="22"/>
          <w:szCs w:val="22"/>
          <w:lang w:eastAsia="es-MX"/>
        </w:rPr>
      </w:pPr>
      <w:hyperlink w:anchor="_Toc33141293" w:history="1">
        <w:r w:rsidR="00901D06" w:rsidRPr="0079703C">
          <w:rPr>
            <w:rStyle w:val="Hipervnculo"/>
            <w:noProof/>
            <w:lang w:val="fr"/>
          </w:rPr>
          <w:t>Ajouter (JButton)</w:t>
        </w:r>
        <w:r w:rsidR="00901D06">
          <w:rPr>
            <w:noProof/>
            <w:webHidden/>
          </w:rPr>
          <w:tab/>
        </w:r>
        <w:r w:rsidR="00901D06">
          <w:rPr>
            <w:noProof/>
            <w:webHidden/>
          </w:rPr>
          <w:fldChar w:fldCharType="begin"/>
        </w:r>
        <w:r w:rsidR="00901D06">
          <w:rPr>
            <w:noProof/>
            <w:webHidden/>
          </w:rPr>
          <w:instrText xml:space="preserve"> PAGEREF _Toc33141293 \h </w:instrText>
        </w:r>
        <w:r w:rsidR="00901D06">
          <w:rPr>
            <w:noProof/>
            <w:webHidden/>
          </w:rPr>
        </w:r>
        <w:r w:rsidR="00901D06">
          <w:rPr>
            <w:noProof/>
            <w:webHidden/>
          </w:rPr>
          <w:fldChar w:fldCharType="separate"/>
        </w:r>
        <w:r w:rsidR="00122B97">
          <w:rPr>
            <w:noProof/>
            <w:webHidden/>
          </w:rPr>
          <w:t>10</w:t>
        </w:r>
        <w:r w:rsidR="00901D06">
          <w:rPr>
            <w:noProof/>
            <w:webHidden/>
          </w:rPr>
          <w:fldChar w:fldCharType="end"/>
        </w:r>
      </w:hyperlink>
    </w:p>
    <w:p w14:paraId="3B4AA805" w14:textId="6392C464" w:rsidR="00901D06" w:rsidRDefault="007C68F8">
      <w:pPr>
        <w:pStyle w:val="TDC4"/>
        <w:tabs>
          <w:tab w:val="right" w:leader="underscore" w:pos="8828"/>
        </w:tabs>
        <w:rPr>
          <w:rFonts w:eastAsiaTheme="minorEastAsia" w:cstheme="minorBidi"/>
          <w:noProof/>
          <w:sz w:val="22"/>
          <w:szCs w:val="22"/>
          <w:lang w:eastAsia="es-MX"/>
        </w:rPr>
      </w:pPr>
      <w:hyperlink w:anchor="_Toc33141294" w:history="1">
        <w:r w:rsidR="00901D06" w:rsidRPr="0079703C">
          <w:rPr>
            <w:rStyle w:val="Hipervnculo"/>
            <w:noProof/>
            <w:lang w:val="fr"/>
          </w:rPr>
          <w:t>Annuler (JButton)</w:t>
        </w:r>
        <w:r w:rsidR="00901D06">
          <w:rPr>
            <w:noProof/>
            <w:webHidden/>
          </w:rPr>
          <w:tab/>
        </w:r>
        <w:r w:rsidR="00901D06">
          <w:rPr>
            <w:noProof/>
            <w:webHidden/>
          </w:rPr>
          <w:fldChar w:fldCharType="begin"/>
        </w:r>
        <w:r w:rsidR="00901D06">
          <w:rPr>
            <w:noProof/>
            <w:webHidden/>
          </w:rPr>
          <w:instrText xml:space="preserve"> PAGEREF _Toc33141294 \h </w:instrText>
        </w:r>
        <w:r w:rsidR="00901D06">
          <w:rPr>
            <w:noProof/>
            <w:webHidden/>
          </w:rPr>
        </w:r>
        <w:r w:rsidR="00901D06">
          <w:rPr>
            <w:noProof/>
            <w:webHidden/>
          </w:rPr>
          <w:fldChar w:fldCharType="separate"/>
        </w:r>
        <w:r w:rsidR="00122B97">
          <w:rPr>
            <w:noProof/>
            <w:webHidden/>
          </w:rPr>
          <w:t>10</w:t>
        </w:r>
        <w:r w:rsidR="00901D06">
          <w:rPr>
            <w:noProof/>
            <w:webHidden/>
          </w:rPr>
          <w:fldChar w:fldCharType="end"/>
        </w:r>
      </w:hyperlink>
    </w:p>
    <w:p w14:paraId="3A1C9A9D" w14:textId="5D9B85FF" w:rsidR="00901D06" w:rsidRDefault="007C68F8">
      <w:pPr>
        <w:pStyle w:val="TDC2"/>
        <w:tabs>
          <w:tab w:val="right" w:leader="underscore" w:pos="8828"/>
        </w:tabs>
        <w:rPr>
          <w:rFonts w:eastAsiaTheme="minorEastAsia" w:cstheme="minorBidi"/>
          <w:b w:val="0"/>
          <w:bCs w:val="0"/>
          <w:noProof/>
          <w:lang w:eastAsia="es-MX"/>
        </w:rPr>
      </w:pPr>
      <w:hyperlink w:anchor="_Toc33141295" w:history="1">
        <w:r w:rsidR="00901D06" w:rsidRPr="0079703C">
          <w:rPr>
            <w:rStyle w:val="Hipervnculo"/>
            <w:noProof/>
            <w:lang w:val="fr"/>
          </w:rPr>
          <w:t>Liste d’information (JDialog)</w:t>
        </w:r>
        <w:r w:rsidR="00901D06">
          <w:rPr>
            <w:noProof/>
            <w:webHidden/>
          </w:rPr>
          <w:tab/>
        </w:r>
        <w:r w:rsidR="00901D06">
          <w:rPr>
            <w:noProof/>
            <w:webHidden/>
          </w:rPr>
          <w:fldChar w:fldCharType="begin"/>
        </w:r>
        <w:r w:rsidR="00901D06">
          <w:rPr>
            <w:noProof/>
            <w:webHidden/>
          </w:rPr>
          <w:instrText xml:space="preserve"> PAGEREF _Toc33141295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766447DB" w14:textId="1C4CD783" w:rsidR="00901D06" w:rsidRDefault="007C68F8">
      <w:pPr>
        <w:pStyle w:val="TDC3"/>
        <w:tabs>
          <w:tab w:val="right" w:leader="underscore" w:pos="8828"/>
        </w:tabs>
        <w:rPr>
          <w:rFonts w:eastAsiaTheme="minorEastAsia" w:cstheme="minorBidi"/>
          <w:noProof/>
          <w:sz w:val="22"/>
          <w:szCs w:val="22"/>
          <w:lang w:eastAsia="es-MX"/>
        </w:rPr>
      </w:pPr>
      <w:hyperlink w:anchor="_Toc33141296" w:history="1">
        <w:r w:rsidR="00901D06" w:rsidRPr="0079703C">
          <w:rPr>
            <w:rStyle w:val="Hipervnculo"/>
            <w:noProof/>
            <w:lang w:val="fr"/>
          </w:rPr>
          <w:t>Arbre</w:t>
        </w:r>
        <w:r w:rsidR="00901D06">
          <w:rPr>
            <w:noProof/>
            <w:webHidden/>
          </w:rPr>
          <w:tab/>
        </w:r>
        <w:r w:rsidR="00901D06">
          <w:rPr>
            <w:noProof/>
            <w:webHidden/>
          </w:rPr>
          <w:fldChar w:fldCharType="begin"/>
        </w:r>
        <w:r w:rsidR="00901D06">
          <w:rPr>
            <w:noProof/>
            <w:webHidden/>
          </w:rPr>
          <w:instrText xml:space="preserve"> PAGEREF _Toc33141296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0025A010" w14:textId="20E3322D" w:rsidR="00901D06" w:rsidRDefault="007C68F8">
      <w:pPr>
        <w:pStyle w:val="TDC3"/>
        <w:tabs>
          <w:tab w:val="right" w:leader="underscore" w:pos="8828"/>
        </w:tabs>
        <w:rPr>
          <w:rFonts w:eastAsiaTheme="minorEastAsia" w:cstheme="minorBidi"/>
          <w:noProof/>
          <w:sz w:val="22"/>
          <w:szCs w:val="22"/>
          <w:lang w:eastAsia="es-MX"/>
        </w:rPr>
      </w:pPr>
      <w:hyperlink w:anchor="_Toc33141297" w:history="1">
        <w:r w:rsidR="00901D06" w:rsidRPr="0079703C">
          <w:rPr>
            <w:rStyle w:val="Hipervnculo"/>
            <w:noProof/>
            <w:lang w:val="fr"/>
          </w:rPr>
          <w:t>Éléments</w:t>
        </w:r>
        <w:r w:rsidR="00901D06">
          <w:rPr>
            <w:noProof/>
            <w:webHidden/>
          </w:rPr>
          <w:tab/>
        </w:r>
        <w:r w:rsidR="00901D06">
          <w:rPr>
            <w:noProof/>
            <w:webHidden/>
          </w:rPr>
          <w:fldChar w:fldCharType="begin"/>
        </w:r>
        <w:r w:rsidR="00901D06">
          <w:rPr>
            <w:noProof/>
            <w:webHidden/>
          </w:rPr>
          <w:instrText xml:space="preserve"> PAGEREF _Toc33141297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3E7A30E6" w14:textId="304EBF53" w:rsidR="00901D06" w:rsidRDefault="007C68F8">
      <w:pPr>
        <w:pStyle w:val="TDC4"/>
        <w:tabs>
          <w:tab w:val="right" w:leader="underscore" w:pos="8828"/>
        </w:tabs>
        <w:rPr>
          <w:rFonts w:eastAsiaTheme="minorEastAsia" w:cstheme="minorBidi"/>
          <w:noProof/>
          <w:sz w:val="22"/>
          <w:szCs w:val="22"/>
          <w:lang w:eastAsia="es-MX"/>
        </w:rPr>
      </w:pPr>
      <w:hyperlink w:anchor="_Toc33141298" w:history="1">
        <w:r w:rsidR="00901D06" w:rsidRPr="0079703C">
          <w:rPr>
            <w:rStyle w:val="Hipervnculo"/>
            <w:noProof/>
            <w:lang w:val="fr"/>
          </w:rPr>
          <w:t>Zone d’information (JTextArea)</w:t>
        </w:r>
        <w:r w:rsidR="00901D06">
          <w:rPr>
            <w:noProof/>
            <w:webHidden/>
          </w:rPr>
          <w:tab/>
        </w:r>
        <w:r w:rsidR="00901D06">
          <w:rPr>
            <w:noProof/>
            <w:webHidden/>
          </w:rPr>
          <w:fldChar w:fldCharType="begin"/>
        </w:r>
        <w:r w:rsidR="00901D06">
          <w:rPr>
            <w:noProof/>
            <w:webHidden/>
          </w:rPr>
          <w:instrText xml:space="preserve"> PAGEREF _Toc33141298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70B2AC0A" w14:textId="45FE1EB9" w:rsidR="00901D06" w:rsidRDefault="007C68F8">
      <w:pPr>
        <w:pStyle w:val="TDC4"/>
        <w:tabs>
          <w:tab w:val="right" w:leader="underscore" w:pos="8828"/>
        </w:tabs>
        <w:rPr>
          <w:rFonts w:eastAsiaTheme="minorEastAsia" w:cstheme="minorBidi"/>
          <w:noProof/>
          <w:sz w:val="22"/>
          <w:szCs w:val="22"/>
          <w:lang w:eastAsia="es-MX"/>
        </w:rPr>
      </w:pPr>
      <w:hyperlink w:anchor="_Toc33141299" w:history="1">
        <w:r w:rsidR="00901D06" w:rsidRPr="0079703C">
          <w:rPr>
            <w:rStyle w:val="Hipervnculo"/>
            <w:noProof/>
            <w:lang w:val="fr"/>
          </w:rPr>
          <w:t>Filtres (JChechBox)</w:t>
        </w:r>
        <w:r w:rsidR="00901D06">
          <w:rPr>
            <w:noProof/>
            <w:webHidden/>
          </w:rPr>
          <w:tab/>
        </w:r>
        <w:r w:rsidR="00901D06">
          <w:rPr>
            <w:noProof/>
            <w:webHidden/>
          </w:rPr>
          <w:fldChar w:fldCharType="begin"/>
        </w:r>
        <w:r w:rsidR="00901D06">
          <w:rPr>
            <w:noProof/>
            <w:webHidden/>
          </w:rPr>
          <w:instrText xml:space="preserve"> PAGEREF _Toc33141299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117EE49C" w14:textId="6F2D2B58" w:rsidR="00901D06" w:rsidRDefault="007C68F8">
      <w:pPr>
        <w:pStyle w:val="TDC4"/>
        <w:tabs>
          <w:tab w:val="right" w:leader="underscore" w:pos="8828"/>
        </w:tabs>
        <w:rPr>
          <w:rFonts w:eastAsiaTheme="minorEastAsia" w:cstheme="minorBidi"/>
          <w:noProof/>
          <w:sz w:val="22"/>
          <w:szCs w:val="22"/>
          <w:lang w:eastAsia="es-MX"/>
        </w:rPr>
      </w:pPr>
      <w:hyperlink w:anchor="_Toc33141300" w:history="1">
        <w:r w:rsidR="00901D06" w:rsidRPr="0079703C">
          <w:rPr>
            <w:rStyle w:val="Hipervnculo"/>
            <w:noProof/>
            <w:lang w:val="fr"/>
          </w:rPr>
          <w:t>Compteur d’objets affichés (Jlabel)</w:t>
        </w:r>
        <w:r w:rsidR="00901D06">
          <w:rPr>
            <w:noProof/>
            <w:webHidden/>
          </w:rPr>
          <w:tab/>
        </w:r>
        <w:r w:rsidR="00901D06">
          <w:rPr>
            <w:noProof/>
            <w:webHidden/>
          </w:rPr>
          <w:fldChar w:fldCharType="begin"/>
        </w:r>
        <w:r w:rsidR="00901D06">
          <w:rPr>
            <w:noProof/>
            <w:webHidden/>
          </w:rPr>
          <w:instrText xml:space="preserve"> PAGEREF _Toc33141300 \h </w:instrText>
        </w:r>
        <w:r w:rsidR="00901D06">
          <w:rPr>
            <w:noProof/>
            <w:webHidden/>
          </w:rPr>
        </w:r>
        <w:r w:rsidR="00901D06">
          <w:rPr>
            <w:noProof/>
            <w:webHidden/>
          </w:rPr>
          <w:fldChar w:fldCharType="separate"/>
        </w:r>
        <w:r w:rsidR="00122B97">
          <w:rPr>
            <w:noProof/>
            <w:webHidden/>
          </w:rPr>
          <w:t>11</w:t>
        </w:r>
        <w:r w:rsidR="00901D06">
          <w:rPr>
            <w:noProof/>
            <w:webHidden/>
          </w:rPr>
          <w:fldChar w:fldCharType="end"/>
        </w:r>
      </w:hyperlink>
    </w:p>
    <w:p w14:paraId="4C14FA94" w14:textId="0A3B12CB" w:rsidR="00901D06" w:rsidRDefault="007C68F8">
      <w:pPr>
        <w:pStyle w:val="TDC2"/>
        <w:tabs>
          <w:tab w:val="right" w:leader="underscore" w:pos="8828"/>
        </w:tabs>
        <w:rPr>
          <w:rFonts w:eastAsiaTheme="minorEastAsia" w:cstheme="minorBidi"/>
          <w:b w:val="0"/>
          <w:bCs w:val="0"/>
          <w:noProof/>
          <w:lang w:eastAsia="es-MX"/>
        </w:rPr>
      </w:pPr>
      <w:hyperlink w:anchor="_Toc33141301" w:history="1">
        <w:r w:rsidR="00901D06" w:rsidRPr="0079703C">
          <w:rPr>
            <w:rStyle w:val="Hipervnculo"/>
            <w:noProof/>
            <w:lang w:val="fr"/>
          </w:rPr>
          <w:t>Formulaire d’édition couleur (JDialog)</w:t>
        </w:r>
        <w:r w:rsidR="00901D06">
          <w:rPr>
            <w:noProof/>
            <w:webHidden/>
          </w:rPr>
          <w:tab/>
        </w:r>
        <w:r w:rsidR="00901D06">
          <w:rPr>
            <w:noProof/>
            <w:webHidden/>
          </w:rPr>
          <w:fldChar w:fldCharType="begin"/>
        </w:r>
        <w:r w:rsidR="00901D06">
          <w:rPr>
            <w:noProof/>
            <w:webHidden/>
          </w:rPr>
          <w:instrText xml:space="preserve"> PAGEREF _Toc33141301 \h </w:instrText>
        </w:r>
        <w:r w:rsidR="00901D06">
          <w:rPr>
            <w:noProof/>
            <w:webHidden/>
          </w:rPr>
        </w:r>
        <w:r w:rsidR="00901D06">
          <w:rPr>
            <w:noProof/>
            <w:webHidden/>
          </w:rPr>
          <w:fldChar w:fldCharType="separate"/>
        </w:r>
        <w:r w:rsidR="00122B97">
          <w:rPr>
            <w:noProof/>
            <w:webHidden/>
          </w:rPr>
          <w:t>12</w:t>
        </w:r>
        <w:r w:rsidR="00901D06">
          <w:rPr>
            <w:noProof/>
            <w:webHidden/>
          </w:rPr>
          <w:fldChar w:fldCharType="end"/>
        </w:r>
      </w:hyperlink>
    </w:p>
    <w:p w14:paraId="5BDDEBA9" w14:textId="736F1C97" w:rsidR="00901D06" w:rsidRDefault="007C68F8">
      <w:pPr>
        <w:pStyle w:val="TDC3"/>
        <w:tabs>
          <w:tab w:val="right" w:leader="underscore" w:pos="8828"/>
        </w:tabs>
        <w:rPr>
          <w:rFonts w:eastAsiaTheme="minorEastAsia" w:cstheme="minorBidi"/>
          <w:noProof/>
          <w:sz w:val="22"/>
          <w:szCs w:val="22"/>
          <w:lang w:eastAsia="es-MX"/>
        </w:rPr>
      </w:pPr>
      <w:hyperlink w:anchor="_Toc33141302" w:history="1">
        <w:r w:rsidR="00901D06" w:rsidRPr="0079703C">
          <w:rPr>
            <w:rStyle w:val="Hipervnculo"/>
            <w:noProof/>
            <w:lang w:val="fr"/>
          </w:rPr>
          <w:t>Arbre</w:t>
        </w:r>
        <w:r w:rsidR="00901D06">
          <w:rPr>
            <w:noProof/>
            <w:webHidden/>
          </w:rPr>
          <w:tab/>
        </w:r>
        <w:r w:rsidR="00901D06">
          <w:rPr>
            <w:noProof/>
            <w:webHidden/>
          </w:rPr>
          <w:fldChar w:fldCharType="begin"/>
        </w:r>
        <w:r w:rsidR="00901D06">
          <w:rPr>
            <w:noProof/>
            <w:webHidden/>
          </w:rPr>
          <w:instrText xml:space="preserve"> PAGEREF _Toc33141302 \h </w:instrText>
        </w:r>
        <w:r w:rsidR="00901D06">
          <w:rPr>
            <w:noProof/>
            <w:webHidden/>
          </w:rPr>
        </w:r>
        <w:r w:rsidR="00901D06">
          <w:rPr>
            <w:noProof/>
            <w:webHidden/>
          </w:rPr>
          <w:fldChar w:fldCharType="separate"/>
        </w:r>
        <w:r w:rsidR="00122B97">
          <w:rPr>
            <w:noProof/>
            <w:webHidden/>
          </w:rPr>
          <w:t>12</w:t>
        </w:r>
        <w:r w:rsidR="00901D06">
          <w:rPr>
            <w:noProof/>
            <w:webHidden/>
          </w:rPr>
          <w:fldChar w:fldCharType="end"/>
        </w:r>
      </w:hyperlink>
    </w:p>
    <w:p w14:paraId="6BA6A1D0" w14:textId="4EE3A95D" w:rsidR="00901D06" w:rsidRDefault="007C68F8">
      <w:pPr>
        <w:pStyle w:val="TDC3"/>
        <w:tabs>
          <w:tab w:val="right" w:leader="underscore" w:pos="8828"/>
        </w:tabs>
        <w:rPr>
          <w:rFonts w:eastAsiaTheme="minorEastAsia" w:cstheme="minorBidi"/>
          <w:noProof/>
          <w:sz w:val="22"/>
          <w:szCs w:val="22"/>
          <w:lang w:eastAsia="es-MX"/>
        </w:rPr>
      </w:pPr>
      <w:hyperlink w:anchor="_Toc33141303" w:history="1">
        <w:r w:rsidR="00901D06" w:rsidRPr="0079703C">
          <w:rPr>
            <w:rStyle w:val="Hipervnculo"/>
            <w:noProof/>
          </w:rPr>
          <w:t>Éléments</w:t>
        </w:r>
        <w:r w:rsidR="00901D06">
          <w:rPr>
            <w:noProof/>
            <w:webHidden/>
          </w:rPr>
          <w:tab/>
        </w:r>
        <w:r w:rsidR="00901D06">
          <w:rPr>
            <w:noProof/>
            <w:webHidden/>
          </w:rPr>
          <w:fldChar w:fldCharType="begin"/>
        </w:r>
        <w:r w:rsidR="00901D06">
          <w:rPr>
            <w:noProof/>
            <w:webHidden/>
          </w:rPr>
          <w:instrText xml:space="preserve"> PAGEREF _Toc33141303 \h </w:instrText>
        </w:r>
        <w:r w:rsidR="00901D06">
          <w:rPr>
            <w:noProof/>
            <w:webHidden/>
          </w:rPr>
        </w:r>
        <w:r w:rsidR="00901D06">
          <w:rPr>
            <w:noProof/>
            <w:webHidden/>
          </w:rPr>
          <w:fldChar w:fldCharType="separate"/>
        </w:r>
        <w:r w:rsidR="00122B97">
          <w:rPr>
            <w:noProof/>
            <w:webHidden/>
          </w:rPr>
          <w:t>12</w:t>
        </w:r>
        <w:r w:rsidR="00901D06">
          <w:rPr>
            <w:noProof/>
            <w:webHidden/>
          </w:rPr>
          <w:fldChar w:fldCharType="end"/>
        </w:r>
      </w:hyperlink>
    </w:p>
    <w:p w14:paraId="729A8638" w14:textId="0CACFA19" w:rsidR="00901D06" w:rsidRDefault="007C68F8">
      <w:pPr>
        <w:pStyle w:val="TDC4"/>
        <w:tabs>
          <w:tab w:val="right" w:leader="underscore" w:pos="8828"/>
        </w:tabs>
        <w:rPr>
          <w:rFonts w:eastAsiaTheme="minorEastAsia" w:cstheme="minorBidi"/>
          <w:noProof/>
          <w:sz w:val="22"/>
          <w:szCs w:val="22"/>
          <w:lang w:eastAsia="es-MX"/>
        </w:rPr>
      </w:pPr>
      <w:hyperlink w:anchor="_Toc33141304" w:history="1">
        <w:r w:rsidR="00901D06" w:rsidRPr="0079703C">
          <w:rPr>
            <w:rStyle w:val="Hipervnculo"/>
            <w:noProof/>
            <w:lang w:val="fr"/>
          </w:rPr>
          <w:t>Boutons de couleur (JButton)</w:t>
        </w:r>
        <w:r w:rsidR="00901D06">
          <w:rPr>
            <w:noProof/>
            <w:webHidden/>
          </w:rPr>
          <w:tab/>
        </w:r>
        <w:r w:rsidR="00901D06">
          <w:rPr>
            <w:noProof/>
            <w:webHidden/>
          </w:rPr>
          <w:fldChar w:fldCharType="begin"/>
        </w:r>
        <w:r w:rsidR="00901D06">
          <w:rPr>
            <w:noProof/>
            <w:webHidden/>
          </w:rPr>
          <w:instrText xml:space="preserve"> PAGEREF _Toc33141304 \h </w:instrText>
        </w:r>
        <w:r w:rsidR="00901D06">
          <w:rPr>
            <w:noProof/>
            <w:webHidden/>
          </w:rPr>
        </w:r>
        <w:r w:rsidR="00901D06">
          <w:rPr>
            <w:noProof/>
            <w:webHidden/>
          </w:rPr>
          <w:fldChar w:fldCharType="separate"/>
        </w:r>
        <w:r w:rsidR="00122B97">
          <w:rPr>
            <w:noProof/>
            <w:webHidden/>
          </w:rPr>
          <w:t>12</w:t>
        </w:r>
        <w:r w:rsidR="00901D06">
          <w:rPr>
            <w:noProof/>
            <w:webHidden/>
          </w:rPr>
          <w:fldChar w:fldCharType="end"/>
        </w:r>
      </w:hyperlink>
    </w:p>
    <w:p w14:paraId="2D1C14A5" w14:textId="0F7852FA" w:rsidR="00901D06" w:rsidRDefault="007C68F8">
      <w:pPr>
        <w:pStyle w:val="TDC2"/>
        <w:tabs>
          <w:tab w:val="right" w:leader="underscore" w:pos="8828"/>
        </w:tabs>
        <w:rPr>
          <w:rFonts w:eastAsiaTheme="minorEastAsia" w:cstheme="minorBidi"/>
          <w:b w:val="0"/>
          <w:bCs w:val="0"/>
          <w:noProof/>
          <w:lang w:eastAsia="es-MX"/>
        </w:rPr>
      </w:pPr>
      <w:hyperlink w:anchor="_Toc33141305" w:history="1">
        <w:r w:rsidR="00901D06" w:rsidRPr="0079703C">
          <w:rPr>
            <w:rStyle w:val="Hipervnculo"/>
            <w:noProof/>
            <w:lang w:val="fr"/>
          </w:rPr>
          <w:t>Formulaire d’édition de police (JDialog)</w:t>
        </w:r>
        <w:r w:rsidR="00901D06">
          <w:rPr>
            <w:noProof/>
            <w:webHidden/>
          </w:rPr>
          <w:tab/>
        </w:r>
        <w:r w:rsidR="00901D06">
          <w:rPr>
            <w:noProof/>
            <w:webHidden/>
          </w:rPr>
          <w:fldChar w:fldCharType="begin"/>
        </w:r>
        <w:r w:rsidR="00901D06">
          <w:rPr>
            <w:noProof/>
            <w:webHidden/>
          </w:rPr>
          <w:instrText xml:space="preserve"> PAGEREF _Toc33141305 \h </w:instrText>
        </w:r>
        <w:r w:rsidR="00901D06">
          <w:rPr>
            <w:noProof/>
            <w:webHidden/>
          </w:rPr>
        </w:r>
        <w:r w:rsidR="00901D06">
          <w:rPr>
            <w:noProof/>
            <w:webHidden/>
          </w:rPr>
          <w:fldChar w:fldCharType="separate"/>
        </w:r>
        <w:r w:rsidR="00122B97">
          <w:rPr>
            <w:noProof/>
            <w:webHidden/>
          </w:rPr>
          <w:t>13</w:t>
        </w:r>
        <w:r w:rsidR="00901D06">
          <w:rPr>
            <w:noProof/>
            <w:webHidden/>
          </w:rPr>
          <w:fldChar w:fldCharType="end"/>
        </w:r>
      </w:hyperlink>
    </w:p>
    <w:p w14:paraId="2950D2FD" w14:textId="1927DB69" w:rsidR="00901D06" w:rsidRDefault="007C68F8">
      <w:pPr>
        <w:pStyle w:val="TDC3"/>
        <w:tabs>
          <w:tab w:val="right" w:leader="underscore" w:pos="8828"/>
        </w:tabs>
        <w:rPr>
          <w:rFonts w:eastAsiaTheme="minorEastAsia" w:cstheme="minorBidi"/>
          <w:noProof/>
          <w:sz w:val="22"/>
          <w:szCs w:val="22"/>
          <w:lang w:eastAsia="es-MX"/>
        </w:rPr>
      </w:pPr>
      <w:hyperlink w:anchor="_Toc33141306" w:history="1">
        <w:r w:rsidR="00901D06" w:rsidRPr="0079703C">
          <w:rPr>
            <w:rStyle w:val="Hipervnculo"/>
            <w:noProof/>
            <w:lang w:val="fr"/>
          </w:rPr>
          <w:t>Abol Abol</w:t>
        </w:r>
        <w:r w:rsidR="00901D06">
          <w:rPr>
            <w:noProof/>
            <w:webHidden/>
          </w:rPr>
          <w:tab/>
        </w:r>
        <w:r w:rsidR="00901D06">
          <w:rPr>
            <w:noProof/>
            <w:webHidden/>
          </w:rPr>
          <w:fldChar w:fldCharType="begin"/>
        </w:r>
        <w:r w:rsidR="00901D06">
          <w:rPr>
            <w:noProof/>
            <w:webHidden/>
          </w:rPr>
          <w:instrText xml:space="preserve"> PAGEREF _Toc33141306 \h </w:instrText>
        </w:r>
        <w:r w:rsidR="00901D06">
          <w:rPr>
            <w:noProof/>
            <w:webHidden/>
          </w:rPr>
        </w:r>
        <w:r w:rsidR="00901D06">
          <w:rPr>
            <w:noProof/>
            <w:webHidden/>
          </w:rPr>
          <w:fldChar w:fldCharType="separate"/>
        </w:r>
        <w:r w:rsidR="00122B97">
          <w:rPr>
            <w:noProof/>
            <w:webHidden/>
          </w:rPr>
          <w:t>13</w:t>
        </w:r>
        <w:r w:rsidR="00901D06">
          <w:rPr>
            <w:noProof/>
            <w:webHidden/>
          </w:rPr>
          <w:fldChar w:fldCharType="end"/>
        </w:r>
      </w:hyperlink>
    </w:p>
    <w:p w14:paraId="1CBAED9C" w14:textId="3FECBFED" w:rsidR="00901D06" w:rsidRDefault="007C68F8">
      <w:pPr>
        <w:pStyle w:val="TDC3"/>
        <w:tabs>
          <w:tab w:val="right" w:leader="underscore" w:pos="8828"/>
        </w:tabs>
        <w:rPr>
          <w:rFonts w:eastAsiaTheme="minorEastAsia" w:cstheme="minorBidi"/>
          <w:noProof/>
          <w:sz w:val="22"/>
          <w:szCs w:val="22"/>
          <w:lang w:eastAsia="es-MX"/>
        </w:rPr>
      </w:pPr>
      <w:hyperlink w:anchor="_Toc33141307" w:history="1">
        <w:r w:rsidR="00901D06" w:rsidRPr="0079703C">
          <w:rPr>
            <w:rStyle w:val="Hipervnculo"/>
            <w:noProof/>
            <w:lang w:val="fr"/>
          </w:rPr>
          <w:t>Éléments</w:t>
        </w:r>
        <w:r w:rsidR="00901D06">
          <w:rPr>
            <w:noProof/>
            <w:webHidden/>
          </w:rPr>
          <w:tab/>
        </w:r>
        <w:r w:rsidR="00901D06">
          <w:rPr>
            <w:noProof/>
            <w:webHidden/>
          </w:rPr>
          <w:fldChar w:fldCharType="begin"/>
        </w:r>
        <w:r w:rsidR="00901D06">
          <w:rPr>
            <w:noProof/>
            <w:webHidden/>
          </w:rPr>
          <w:instrText xml:space="preserve"> PAGEREF _Toc33141307 \h </w:instrText>
        </w:r>
        <w:r w:rsidR="00901D06">
          <w:rPr>
            <w:noProof/>
            <w:webHidden/>
          </w:rPr>
        </w:r>
        <w:r w:rsidR="00901D06">
          <w:rPr>
            <w:noProof/>
            <w:webHidden/>
          </w:rPr>
          <w:fldChar w:fldCharType="separate"/>
        </w:r>
        <w:r w:rsidR="00122B97">
          <w:rPr>
            <w:noProof/>
            <w:webHidden/>
          </w:rPr>
          <w:t>13</w:t>
        </w:r>
        <w:r w:rsidR="00901D06">
          <w:rPr>
            <w:noProof/>
            <w:webHidden/>
          </w:rPr>
          <w:fldChar w:fldCharType="end"/>
        </w:r>
      </w:hyperlink>
    </w:p>
    <w:p w14:paraId="4A3A27E7" w14:textId="212B4EC1" w:rsidR="00901D06" w:rsidRDefault="007C68F8">
      <w:pPr>
        <w:pStyle w:val="TDC4"/>
        <w:tabs>
          <w:tab w:val="right" w:leader="underscore" w:pos="8828"/>
        </w:tabs>
        <w:rPr>
          <w:rFonts w:eastAsiaTheme="minorEastAsia" w:cstheme="minorBidi"/>
          <w:noProof/>
          <w:sz w:val="22"/>
          <w:szCs w:val="22"/>
          <w:lang w:eastAsia="es-MX"/>
        </w:rPr>
      </w:pPr>
      <w:hyperlink w:anchor="_Toc33141308" w:history="1">
        <w:r w:rsidR="00901D06" w:rsidRPr="0079703C">
          <w:rPr>
            <w:rStyle w:val="Hipervnculo"/>
            <w:noProof/>
            <w:lang w:val="fr"/>
          </w:rPr>
          <w:t>Boutons (JButton)</w:t>
        </w:r>
        <w:r w:rsidR="00901D06">
          <w:rPr>
            <w:noProof/>
            <w:webHidden/>
          </w:rPr>
          <w:tab/>
        </w:r>
        <w:r w:rsidR="00901D06">
          <w:rPr>
            <w:noProof/>
            <w:webHidden/>
          </w:rPr>
          <w:fldChar w:fldCharType="begin"/>
        </w:r>
        <w:r w:rsidR="00901D06">
          <w:rPr>
            <w:noProof/>
            <w:webHidden/>
          </w:rPr>
          <w:instrText xml:space="preserve"> PAGEREF _Toc33141308 \h </w:instrText>
        </w:r>
        <w:r w:rsidR="00901D06">
          <w:rPr>
            <w:noProof/>
            <w:webHidden/>
          </w:rPr>
        </w:r>
        <w:r w:rsidR="00901D06">
          <w:rPr>
            <w:noProof/>
            <w:webHidden/>
          </w:rPr>
          <w:fldChar w:fldCharType="separate"/>
        </w:r>
        <w:r w:rsidR="00122B97">
          <w:rPr>
            <w:noProof/>
            <w:webHidden/>
          </w:rPr>
          <w:t>13</w:t>
        </w:r>
        <w:r w:rsidR="00901D06">
          <w:rPr>
            <w:noProof/>
            <w:webHidden/>
          </w:rPr>
          <w:fldChar w:fldCharType="end"/>
        </w:r>
      </w:hyperlink>
    </w:p>
    <w:p w14:paraId="7089064D" w14:textId="3419A588" w:rsidR="00901D06" w:rsidRPr="00901D06" w:rsidRDefault="00901D06" w:rsidP="00901D06">
      <w:pPr>
        <w:jc w:val="center"/>
        <w:rPr>
          <w:color w:val="7F7F7F" w:themeColor="text1" w:themeTint="80"/>
          <w:lang w:val="fr-FR"/>
        </w:rPr>
      </w:pPr>
      <w:r>
        <w:rPr>
          <w:color w:val="7F7F7F" w:themeColor="text1" w:themeTint="80"/>
          <w:lang w:val="fr-FR"/>
        </w:rPr>
        <w:fldChar w:fldCharType="end"/>
      </w:r>
      <w:r w:rsidRPr="00901D06">
        <w:rPr>
          <w:color w:val="7F7F7F" w:themeColor="text1" w:themeTint="80"/>
          <w:lang w:val="fr-FR"/>
        </w:rPr>
        <w:br w:type="page"/>
      </w:r>
    </w:p>
    <w:p w14:paraId="17242099" w14:textId="77777777" w:rsidR="00901D06" w:rsidRPr="00901D06" w:rsidRDefault="00901D06">
      <w:pPr>
        <w:rPr>
          <w:color w:val="7F7F7F" w:themeColor="text1" w:themeTint="80"/>
        </w:rPr>
      </w:pPr>
    </w:p>
    <w:bookmarkStart w:id="0" w:name="_Toc33141271"/>
    <w:p w14:paraId="2F61288B" w14:textId="30090E47" w:rsidR="001F2D50" w:rsidRPr="005144C5" w:rsidRDefault="001F2D50" w:rsidP="001F2D50">
      <w:pPr>
        <w:pStyle w:val="Ttulo1"/>
        <w:jc w:val="center"/>
        <w:rPr>
          <w:color w:val="7F7F7F" w:themeColor="text1" w:themeTint="80"/>
        </w:rPr>
      </w:pPr>
      <w:r>
        <w:rPr>
          <w:noProof/>
          <w:lang w:val="fr"/>
        </w:rPr>
        <mc:AlternateContent>
          <mc:Choice Requires="wps">
            <w:drawing>
              <wp:anchor distT="0" distB="0" distL="114300" distR="114300" simplePos="0" relativeHeight="251659264" behindDoc="0" locked="0" layoutInCell="1" allowOverlap="1" wp14:anchorId="211040C4" wp14:editId="079170CE">
                <wp:simplePos x="0" y="0"/>
                <wp:positionH relativeFrom="margin">
                  <wp:align>center</wp:align>
                </wp:positionH>
                <wp:positionV relativeFrom="paragraph">
                  <wp:posOffset>-240567</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6F6CD3" w14:textId="77777777" w:rsidR="000F3E37" w:rsidRPr="003703E5" w:rsidRDefault="000F3E37" w:rsidP="001F2D50">
                            <w:pPr>
                              <w:pStyle w:val="Ttulo1"/>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bookmarkStart w:id="1" w:name="_Toc33141270"/>
                            <w:r>
                              <w:rPr>
                                <w:color w:val="000000" w:themeColor="text1"/>
                                <w:sz w:val="72"/>
                                <w:szCs w:val="72"/>
                                <w:lang w:val="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Graphics</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1040C4" id="_x0000_t202" coordsize="21600,21600" o:spt="202" path="m,l,21600r21600,l21600,xe">
                <v:stroke joinstyle="miter"/>
                <v:path gradientshapeok="t" o:connecttype="rect"/>
              </v:shapetype>
              <v:shape id="Cuadro de texto 1" o:spid="_x0000_s1026" type="#_x0000_t202" style="position:absolute;left:0;text-align:left;margin-left:0;margin-top:-18.9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" filled="f" stroked="f">
                <v:textbox style="mso-fit-shape-to-text:t">
                  <w:txbxContent>
                    <w:p w14:paraId="7A6F6CD3" w14:textId="77777777" w:rsidR="000F3E37" w:rsidRPr="003703E5" w:rsidRDefault="000F3E37" w:rsidP="001F2D50">
                      <w:pPr>
                        <w:pStyle w:val="Ttulo1"/>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bookmarkStart w:id="2" w:name="_Toc33141270"/>
                      <w:r>
                        <w:rPr>
                          <w:color w:val="000000" w:themeColor="text1"/>
                          <w:sz w:val="72"/>
                          <w:szCs w:val="72"/>
                          <w:lang w:val="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Graphics</w:t>
                      </w:r>
                      <w:bookmarkEnd w:id="2"/>
                    </w:p>
                  </w:txbxContent>
                </v:textbox>
                <w10:wrap anchorx="margin"/>
              </v:shape>
            </w:pict>
          </mc:Fallback>
        </mc:AlternateContent>
      </w:r>
      <w:r>
        <w:rPr>
          <w:noProof/>
          <w:lang w:val="fr"/>
        </w:rPr>
        <w:drawing>
          <wp:anchor distT="0" distB="0" distL="114300" distR="114300" simplePos="0" relativeHeight="251660288" behindDoc="0" locked="0" layoutInCell="1" allowOverlap="1" wp14:anchorId="71A13AE4" wp14:editId="515D3589">
            <wp:simplePos x="0" y="0"/>
            <wp:positionH relativeFrom="margin">
              <wp:align>center</wp:align>
            </wp:positionH>
            <wp:positionV relativeFrom="paragraph">
              <wp:posOffset>453439</wp:posOffset>
            </wp:positionV>
            <wp:extent cx="4861560" cy="258889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5259"/>
                    <a:stretch/>
                  </pic:blipFill>
                  <pic:spPr bwMode="auto">
                    <a:xfrm>
                      <a:off x="0" y="0"/>
                      <a:ext cx="4861560" cy="258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14:paraId="3D5D270D" w14:textId="77777777" w:rsidR="001F2D50" w:rsidRPr="00690E09" w:rsidRDefault="001F2D50" w:rsidP="001F2D50">
      <w:pPr>
        <w:pStyle w:val="Ttulo1"/>
        <w:rPr>
          <w:lang w:val="fr-FR"/>
        </w:rPr>
      </w:pPr>
      <w:bookmarkStart w:id="2" w:name="_Toc33141272"/>
      <w:r>
        <w:rPr>
          <w:lang w:val="fr"/>
        </w:rPr>
        <w:t>Description</w:t>
      </w:r>
      <w:bookmarkEnd w:id="2"/>
    </w:p>
    <w:p w14:paraId="39AFED4C" w14:textId="77777777" w:rsidR="001F2D50" w:rsidRPr="00690E09" w:rsidRDefault="001F2D50" w:rsidP="001F2D50">
      <w:pPr>
        <w:rPr>
          <w:lang w:val="fr-FR"/>
        </w:rPr>
      </w:pPr>
      <w:r>
        <w:rPr>
          <w:lang w:val="fr"/>
        </w:rPr>
        <w:t>Graphics est une application développée en Java dont la fonctionnalité est de graphiquer des éléments 2D sur un plan composé de deux axes de coordonnées (</w:t>
      </w:r>
      <w:proofErr w:type="gramStart"/>
      <w:r>
        <w:rPr>
          <w:lang w:val="fr"/>
        </w:rPr>
        <w:t>X,Y</w:t>
      </w:r>
      <w:proofErr w:type="gramEnd"/>
      <w:r>
        <w:rPr>
          <w:lang w:val="fr"/>
        </w:rPr>
        <w:t>).</w:t>
      </w:r>
    </w:p>
    <w:p w14:paraId="2D2F52B4" w14:textId="77777777" w:rsidR="001F2D50" w:rsidRDefault="001F2D50" w:rsidP="001F2D50">
      <w:pPr>
        <w:pStyle w:val="Ttulo2"/>
      </w:pPr>
      <w:bookmarkStart w:id="3" w:name="_Toc33141273"/>
      <w:r>
        <w:rPr>
          <w:lang w:val="fr"/>
        </w:rPr>
        <w:t>L’application vous permet de :</w:t>
      </w:r>
      <w:bookmarkEnd w:id="3"/>
    </w:p>
    <w:p w14:paraId="0B8491EB" w14:textId="77777777" w:rsidR="001F2D50" w:rsidRDefault="001F2D50" w:rsidP="001F2D50">
      <w:pPr>
        <w:pStyle w:val="Prrafodelista"/>
        <w:numPr>
          <w:ilvl w:val="0"/>
          <w:numId w:val="1"/>
        </w:numPr>
      </w:pPr>
      <w:proofErr w:type="spellStart"/>
      <w:r>
        <w:rPr>
          <w:lang w:val="fr"/>
        </w:rPr>
        <w:t>Graphique</w:t>
      </w:r>
      <w:r w:rsidR="009429C1">
        <w:rPr>
          <w:lang w:val="fr"/>
        </w:rPr>
        <w:t>r</w:t>
      </w:r>
      <w:proofErr w:type="spellEnd"/>
      <w:r>
        <w:rPr>
          <w:lang w:val="fr"/>
        </w:rPr>
        <w:t xml:space="preserve"> éléments tels que :</w:t>
      </w:r>
    </w:p>
    <w:p w14:paraId="77DEA5A1" w14:textId="561E99DA" w:rsidR="001F2D50" w:rsidRPr="00690E09" w:rsidRDefault="001F2D50" w:rsidP="001F2D50">
      <w:pPr>
        <w:pStyle w:val="Prrafodelista"/>
        <w:numPr>
          <w:ilvl w:val="1"/>
          <w:numId w:val="1"/>
        </w:numPr>
        <w:rPr>
          <w:lang w:val="fr-FR"/>
        </w:rPr>
      </w:pPr>
      <w:r>
        <w:rPr>
          <w:lang w:val="fr"/>
        </w:rPr>
        <w:t xml:space="preserve">Points. </w:t>
      </w:r>
      <w:r w:rsidR="00F81A85">
        <w:rPr>
          <w:lang w:val="fr"/>
        </w:rPr>
        <w:t>Avec</w:t>
      </w:r>
      <w:r>
        <w:rPr>
          <w:lang w:val="fr"/>
        </w:rPr>
        <w:t xml:space="preserve"> leurs coordonnées </w:t>
      </w:r>
      <w:proofErr w:type="gramStart"/>
      <w:r>
        <w:rPr>
          <w:lang w:val="fr"/>
        </w:rPr>
        <w:t>X,Y</w:t>
      </w:r>
      <w:proofErr w:type="gramEnd"/>
    </w:p>
    <w:p w14:paraId="338519B6" w14:textId="47D1F86A" w:rsidR="001F2D50" w:rsidRPr="00690E09" w:rsidRDefault="001F2D50" w:rsidP="001F2D50">
      <w:pPr>
        <w:pStyle w:val="Prrafodelista"/>
        <w:numPr>
          <w:ilvl w:val="1"/>
          <w:numId w:val="1"/>
        </w:numPr>
        <w:rPr>
          <w:lang w:val="fr-FR"/>
        </w:rPr>
      </w:pPr>
      <w:r>
        <w:rPr>
          <w:lang w:val="fr"/>
        </w:rPr>
        <w:t xml:space="preserve">Segments. </w:t>
      </w:r>
      <w:r w:rsidR="00F81A85">
        <w:rPr>
          <w:lang w:val="fr"/>
        </w:rPr>
        <w:t xml:space="preserve">Avec </w:t>
      </w:r>
      <w:r>
        <w:rPr>
          <w:lang w:val="fr"/>
        </w:rPr>
        <w:t xml:space="preserve">les coordonnées de leurs </w:t>
      </w:r>
      <w:r w:rsidR="00F81A85">
        <w:rPr>
          <w:lang w:val="fr"/>
        </w:rPr>
        <w:t xml:space="preserve">extrémités </w:t>
      </w:r>
    </w:p>
    <w:p w14:paraId="1438174A" w14:textId="2C1F3E4A" w:rsidR="001F2D50" w:rsidRPr="00690E09" w:rsidRDefault="001F2D50" w:rsidP="001F2D50">
      <w:pPr>
        <w:pStyle w:val="Prrafodelista"/>
        <w:numPr>
          <w:ilvl w:val="1"/>
          <w:numId w:val="1"/>
        </w:numPr>
        <w:rPr>
          <w:lang w:val="fr-FR"/>
        </w:rPr>
      </w:pPr>
      <w:r>
        <w:rPr>
          <w:lang w:val="fr"/>
        </w:rPr>
        <w:t xml:space="preserve">Triangles. </w:t>
      </w:r>
      <w:r w:rsidR="00F81A85">
        <w:rPr>
          <w:lang w:val="fr"/>
        </w:rPr>
        <w:t xml:space="preserve">Avec </w:t>
      </w:r>
      <w:r>
        <w:rPr>
          <w:lang w:val="fr"/>
        </w:rPr>
        <w:t xml:space="preserve">les coordonnées de </w:t>
      </w:r>
      <w:r w:rsidR="00F81A85">
        <w:rPr>
          <w:lang w:val="fr"/>
        </w:rPr>
        <w:t>leurs</w:t>
      </w:r>
      <w:r>
        <w:rPr>
          <w:lang w:val="fr"/>
        </w:rPr>
        <w:t xml:space="preserve"> 3 </w:t>
      </w:r>
      <w:r w:rsidR="00F81A85" w:rsidRPr="00F81A85">
        <w:rPr>
          <w:lang w:val="fr"/>
        </w:rPr>
        <w:t>sommet</w:t>
      </w:r>
      <w:r w:rsidR="00F81A85">
        <w:rPr>
          <w:lang w:val="fr"/>
        </w:rPr>
        <w:t>s</w:t>
      </w:r>
    </w:p>
    <w:p w14:paraId="46E21FE4" w14:textId="5A86C55A" w:rsidR="001F2D50" w:rsidRPr="00F81A85" w:rsidRDefault="001F2D50" w:rsidP="001F2D50">
      <w:pPr>
        <w:pStyle w:val="Prrafodelista"/>
        <w:numPr>
          <w:ilvl w:val="1"/>
          <w:numId w:val="1"/>
        </w:numPr>
        <w:rPr>
          <w:lang w:val="fr-FR"/>
        </w:rPr>
      </w:pPr>
      <w:r w:rsidRPr="00F81A85">
        <w:rPr>
          <w:lang w:val="fr-FR"/>
        </w:rPr>
        <w:t xml:space="preserve">Cercles. </w:t>
      </w:r>
      <w:r w:rsidR="00F81A85" w:rsidRPr="00F81A85">
        <w:rPr>
          <w:lang w:val="fr-FR"/>
        </w:rPr>
        <w:t xml:space="preserve">Avec </w:t>
      </w:r>
      <w:r w:rsidRPr="00F81A85">
        <w:rPr>
          <w:lang w:val="fr-FR"/>
        </w:rPr>
        <w:t>l</w:t>
      </w:r>
      <w:r w:rsidR="00F81A85" w:rsidRPr="00F81A85">
        <w:rPr>
          <w:lang w:val="fr-FR"/>
        </w:rPr>
        <w:t>es</w:t>
      </w:r>
      <w:r w:rsidRPr="00F81A85">
        <w:rPr>
          <w:lang w:val="fr-FR"/>
        </w:rPr>
        <w:t xml:space="preserve"> coordonnées de </w:t>
      </w:r>
      <w:r w:rsidR="00F81A85" w:rsidRPr="00F81A85">
        <w:rPr>
          <w:lang w:val="fr-FR"/>
        </w:rPr>
        <w:t>leurs</w:t>
      </w:r>
      <w:r w:rsidRPr="00F81A85">
        <w:rPr>
          <w:lang w:val="fr-FR"/>
        </w:rPr>
        <w:t xml:space="preserve"> centre</w:t>
      </w:r>
      <w:r w:rsidR="00F81A85" w:rsidRPr="00F81A85">
        <w:rPr>
          <w:lang w:val="fr-FR"/>
        </w:rPr>
        <w:t>s</w:t>
      </w:r>
      <w:r w:rsidRPr="00F81A85">
        <w:rPr>
          <w:lang w:val="fr-FR"/>
        </w:rPr>
        <w:t xml:space="preserve"> et la valeur de </w:t>
      </w:r>
      <w:r w:rsidR="00F81A85" w:rsidRPr="00F81A85">
        <w:rPr>
          <w:lang w:val="fr-FR"/>
        </w:rPr>
        <w:t>leurs</w:t>
      </w:r>
      <w:r w:rsidRPr="00F81A85">
        <w:rPr>
          <w:lang w:val="fr-FR"/>
        </w:rPr>
        <w:t xml:space="preserve"> rayon</w:t>
      </w:r>
      <w:r w:rsidR="00F81A85" w:rsidRPr="00F81A85">
        <w:rPr>
          <w:lang w:val="fr-FR"/>
        </w:rPr>
        <w:t>s</w:t>
      </w:r>
    </w:p>
    <w:p w14:paraId="6BEE3588" w14:textId="1F8921D4" w:rsidR="001F2D50" w:rsidRPr="00F81A85" w:rsidRDefault="001F2D50" w:rsidP="001F2D50">
      <w:pPr>
        <w:pStyle w:val="Prrafodelista"/>
        <w:numPr>
          <w:ilvl w:val="1"/>
          <w:numId w:val="1"/>
        </w:numPr>
        <w:rPr>
          <w:lang w:val="fr-FR"/>
        </w:rPr>
      </w:pPr>
      <w:r w:rsidRPr="00F81A85">
        <w:rPr>
          <w:lang w:val="fr-FR"/>
        </w:rPr>
        <w:t xml:space="preserve">Rectangles. </w:t>
      </w:r>
      <w:r w:rsidR="00F81A85" w:rsidRPr="00F81A85">
        <w:rPr>
          <w:lang w:val="fr-FR"/>
        </w:rPr>
        <w:t xml:space="preserve">Avec </w:t>
      </w:r>
      <w:r w:rsidRPr="00F81A85">
        <w:rPr>
          <w:lang w:val="fr-FR"/>
        </w:rPr>
        <w:t>le</w:t>
      </w:r>
      <w:r w:rsidR="00F81A85" w:rsidRPr="00F81A85">
        <w:rPr>
          <w:lang w:val="fr-FR"/>
        </w:rPr>
        <w:t>s</w:t>
      </w:r>
      <w:r w:rsidRPr="00F81A85">
        <w:rPr>
          <w:lang w:val="fr-FR"/>
        </w:rPr>
        <w:t xml:space="preserve"> coordonnées de </w:t>
      </w:r>
      <w:r w:rsidR="00F81A85" w:rsidRPr="00F81A85">
        <w:rPr>
          <w:lang w:val="fr-FR"/>
        </w:rPr>
        <w:t>leurs</w:t>
      </w:r>
      <w:r w:rsidRPr="00F81A85">
        <w:rPr>
          <w:lang w:val="fr-FR"/>
        </w:rPr>
        <w:t xml:space="preserve"> coin</w:t>
      </w:r>
      <w:r w:rsidR="00F81A85" w:rsidRPr="00F81A85">
        <w:rPr>
          <w:lang w:val="fr-FR"/>
        </w:rPr>
        <w:t>s</w:t>
      </w:r>
      <w:r w:rsidRPr="00F81A85">
        <w:rPr>
          <w:lang w:val="fr-FR"/>
        </w:rPr>
        <w:t xml:space="preserve"> supérieur gauche et les valeurs de </w:t>
      </w:r>
      <w:r w:rsidR="00F81A85" w:rsidRPr="00F81A85">
        <w:rPr>
          <w:lang w:val="fr-FR"/>
        </w:rPr>
        <w:t>leurs</w:t>
      </w:r>
      <w:r w:rsidRPr="00F81A85">
        <w:rPr>
          <w:lang w:val="fr-FR"/>
        </w:rPr>
        <w:t xml:space="preserve"> </w:t>
      </w:r>
      <w:proofErr w:type="spellStart"/>
      <w:r w:rsidR="00F81A85" w:rsidRPr="00F81A85">
        <w:rPr>
          <w:lang w:val="fr-FR"/>
        </w:rPr>
        <w:t>hauteurs</w:t>
      </w:r>
      <w:proofErr w:type="spellEnd"/>
      <w:r w:rsidR="00F81A85" w:rsidRPr="00F81A85">
        <w:rPr>
          <w:lang w:val="fr-FR"/>
        </w:rPr>
        <w:t xml:space="preserve"> et largeurs</w:t>
      </w:r>
    </w:p>
    <w:p w14:paraId="2C889C17" w14:textId="77777777" w:rsidR="001F2D50" w:rsidRPr="00690E09" w:rsidRDefault="001F2D50" w:rsidP="001F2D50">
      <w:pPr>
        <w:pStyle w:val="Prrafodelista"/>
        <w:ind w:left="1440"/>
        <w:rPr>
          <w:lang w:val="fr-FR"/>
        </w:rPr>
      </w:pPr>
    </w:p>
    <w:p w14:paraId="0FD8F799" w14:textId="631E42B4" w:rsidR="001F2D50" w:rsidRPr="00690E09" w:rsidRDefault="00F81A85" w:rsidP="001F2D50">
      <w:pPr>
        <w:pStyle w:val="Prrafodelista"/>
        <w:numPr>
          <w:ilvl w:val="0"/>
          <w:numId w:val="1"/>
        </w:numPr>
        <w:rPr>
          <w:lang w:val="fr-FR"/>
        </w:rPr>
      </w:pPr>
      <w:r>
        <w:rPr>
          <w:lang w:val="fr"/>
        </w:rPr>
        <w:t>Obtenir</w:t>
      </w:r>
      <w:r w:rsidR="001F2D50">
        <w:rPr>
          <w:lang w:val="fr"/>
        </w:rPr>
        <w:t xml:space="preserve"> les </w:t>
      </w:r>
      <w:r>
        <w:rPr>
          <w:lang w:val="fr"/>
        </w:rPr>
        <w:t>informations</w:t>
      </w:r>
      <w:r w:rsidR="001F2D50">
        <w:rPr>
          <w:lang w:val="fr"/>
        </w:rPr>
        <w:t xml:space="preserve"> des éléments tracés : l’application a la possibilité d’afficher </w:t>
      </w:r>
      <w:r>
        <w:rPr>
          <w:lang w:val="fr"/>
        </w:rPr>
        <w:t>l</w:t>
      </w:r>
      <w:r w:rsidR="001F2D50">
        <w:rPr>
          <w:lang w:val="fr"/>
        </w:rPr>
        <w:t>es informations de tous ses éléments, y compris leurs noms, leur type, si l’emplacement, et leur zone et périmètre (si possible)</w:t>
      </w:r>
      <w:r>
        <w:rPr>
          <w:lang w:val="fr"/>
        </w:rPr>
        <w:t xml:space="preserve"> dans un panneau</w:t>
      </w:r>
    </w:p>
    <w:p w14:paraId="119F68E0" w14:textId="77777777" w:rsidR="001F2D50" w:rsidRPr="00690E09" w:rsidRDefault="001F2D50" w:rsidP="001F2D50">
      <w:pPr>
        <w:pStyle w:val="Prrafodelista"/>
        <w:rPr>
          <w:lang w:val="fr-FR"/>
        </w:rPr>
      </w:pPr>
    </w:p>
    <w:p w14:paraId="2B870702" w14:textId="77777777" w:rsidR="001F2D50" w:rsidRPr="00690E09" w:rsidRDefault="001F2D50" w:rsidP="001F2D50">
      <w:pPr>
        <w:pStyle w:val="Prrafodelista"/>
        <w:numPr>
          <w:ilvl w:val="0"/>
          <w:numId w:val="1"/>
        </w:numPr>
        <w:rPr>
          <w:lang w:val="fr-FR"/>
        </w:rPr>
      </w:pPr>
      <w:r>
        <w:rPr>
          <w:lang w:val="fr"/>
        </w:rPr>
        <w:t xml:space="preserve">Gérer les </w:t>
      </w:r>
      <w:proofErr w:type="gramStart"/>
      <w:r>
        <w:rPr>
          <w:lang w:val="fr"/>
        </w:rPr>
        <w:t>couleurs:</w:t>
      </w:r>
      <w:proofErr w:type="gramEnd"/>
      <w:r>
        <w:rPr>
          <w:lang w:val="fr"/>
        </w:rPr>
        <w:t xml:space="preserve"> L’application dispose d’un panneau pour gérer la plupart des couleurs qui peuvent être consultés dans l’application, y compris les couleurs de l’espace graphique  et la liste des éléments.</w:t>
      </w:r>
    </w:p>
    <w:p w14:paraId="7624A2F4" w14:textId="77777777" w:rsidR="001F2D50" w:rsidRPr="00690E09" w:rsidRDefault="001F2D50" w:rsidP="001F2D50">
      <w:pPr>
        <w:pStyle w:val="Prrafodelista"/>
        <w:rPr>
          <w:lang w:val="fr-FR"/>
        </w:rPr>
      </w:pPr>
    </w:p>
    <w:p w14:paraId="768C5290" w14:textId="77777777" w:rsidR="001F2D50" w:rsidRPr="00690E09" w:rsidRDefault="001F2D50" w:rsidP="001F2D50">
      <w:pPr>
        <w:pStyle w:val="Prrafodelista"/>
        <w:numPr>
          <w:ilvl w:val="0"/>
          <w:numId w:val="1"/>
        </w:numPr>
        <w:rPr>
          <w:lang w:val="fr-FR"/>
        </w:rPr>
      </w:pPr>
      <w:r>
        <w:rPr>
          <w:lang w:val="fr"/>
        </w:rPr>
        <w:t xml:space="preserve">Gérer les </w:t>
      </w:r>
      <w:proofErr w:type="gramStart"/>
      <w:r>
        <w:rPr>
          <w:lang w:val="fr"/>
        </w:rPr>
        <w:t>polices:</w:t>
      </w:r>
      <w:proofErr w:type="gramEnd"/>
      <w:r>
        <w:rPr>
          <w:lang w:val="fr"/>
        </w:rPr>
        <w:t xml:space="preserve"> L’application dispose d’un panneau pour gérer les polices qui vous permet de changer la police, la taille et le style à certains éléments de l’espace graphique ou la liste des éléments</w:t>
      </w:r>
    </w:p>
    <w:p w14:paraId="00485C1F" w14:textId="77777777" w:rsidR="001F2D50" w:rsidRPr="00690E09" w:rsidRDefault="001F2D50" w:rsidP="001F2D50">
      <w:pPr>
        <w:pStyle w:val="Prrafodelista"/>
        <w:rPr>
          <w:lang w:val="fr-FR"/>
        </w:rPr>
      </w:pPr>
    </w:p>
    <w:p w14:paraId="7302C3D6" w14:textId="1AF1E7D5" w:rsidR="001F2D50" w:rsidRPr="00690E09" w:rsidRDefault="009429C1" w:rsidP="001F2D50">
      <w:pPr>
        <w:pStyle w:val="Prrafodelista"/>
        <w:numPr>
          <w:ilvl w:val="0"/>
          <w:numId w:val="1"/>
        </w:numPr>
        <w:rPr>
          <w:lang w:val="fr-FR"/>
        </w:rPr>
      </w:pPr>
      <w:r>
        <w:rPr>
          <w:lang w:val="fr"/>
        </w:rPr>
        <w:lastRenderedPageBreak/>
        <w:t>Gérer</w:t>
      </w:r>
      <w:r w:rsidR="001F2D50" w:rsidRPr="00500F65">
        <w:rPr>
          <w:lang w:val="fr"/>
        </w:rPr>
        <w:t xml:space="preserve"> l’espace </w:t>
      </w:r>
      <w:proofErr w:type="gramStart"/>
      <w:r w:rsidR="001F2D50" w:rsidRPr="00500F65">
        <w:rPr>
          <w:lang w:val="fr"/>
        </w:rPr>
        <w:t>graphique:</w:t>
      </w:r>
      <w:proofErr w:type="gramEnd"/>
      <w:r w:rsidR="001F2D50" w:rsidRPr="00500F65">
        <w:rPr>
          <w:lang w:val="fr"/>
        </w:rPr>
        <w:t xml:space="preserve"> L’application a différentes cases à cocher qui vous permettent de montrer ou de cacher des éléments de l’espace graphique</w:t>
      </w:r>
    </w:p>
    <w:p w14:paraId="4C1FD9E3" w14:textId="77777777" w:rsidR="001F2D50" w:rsidRDefault="001F2D50" w:rsidP="001F2D50">
      <w:pPr>
        <w:pStyle w:val="Ttulo1"/>
      </w:pPr>
      <w:bookmarkStart w:id="4" w:name="_Toc33141274"/>
      <w:r>
        <w:rPr>
          <w:lang w:val="fr"/>
        </w:rPr>
        <w:t>Fenêtres d’application et utilitaires</w:t>
      </w:r>
      <w:bookmarkEnd w:id="4"/>
    </w:p>
    <w:p w14:paraId="7CF6A5F7" w14:textId="6185D2C8" w:rsidR="001F2D50" w:rsidRPr="00690E09" w:rsidRDefault="001F2D50" w:rsidP="001F2D50">
      <w:pPr>
        <w:rPr>
          <w:lang w:val="fr-FR"/>
        </w:rPr>
      </w:pPr>
      <w:r>
        <w:rPr>
          <w:lang w:val="fr"/>
        </w:rPr>
        <w:t xml:space="preserve">L’application dispose actuellement d’une fenêtre principale (JFrame) qui contient l’espace </w:t>
      </w:r>
      <w:proofErr w:type="gramStart"/>
      <w:r>
        <w:rPr>
          <w:lang w:val="fr"/>
        </w:rPr>
        <w:t>graphique  et</w:t>
      </w:r>
      <w:proofErr w:type="gramEnd"/>
      <w:r>
        <w:rPr>
          <w:lang w:val="fr"/>
        </w:rPr>
        <w:t xml:space="preserve"> la liste des éléments, puis 4 fenêtres </w:t>
      </w:r>
      <w:r w:rsidR="00572C9B" w:rsidRPr="00572C9B">
        <w:rPr>
          <w:lang w:val="fr"/>
        </w:rPr>
        <w:t>secondaire</w:t>
      </w:r>
      <w:r w:rsidR="00572C9B">
        <w:rPr>
          <w:lang w:val="fr"/>
        </w:rPr>
        <w:t xml:space="preserve">s </w:t>
      </w:r>
      <w:r>
        <w:rPr>
          <w:lang w:val="fr"/>
        </w:rPr>
        <w:t>(</w:t>
      </w:r>
      <w:proofErr w:type="spellStart"/>
      <w:r>
        <w:rPr>
          <w:lang w:val="fr"/>
        </w:rPr>
        <w:t>JDialog</w:t>
      </w:r>
      <w:proofErr w:type="spellEnd"/>
      <w:r>
        <w:rPr>
          <w:lang w:val="fr"/>
        </w:rPr>
        <w:t>) destiné à afficher, ajouter ou modifier</w:t>
      </w:r>
      <w:r w:rsidR="00572C9B">
        <w:rPr>
          <w:lang w:val="fr"/>
        </w:rPr>
        <w:t>.</w:t>
      </w:r>
      <w:r>
        <w:rPr>
          <w:lang w:val="fr"/>
        </w:rPr>
        <w:t xml:space="preserve"> </w:t>
      </w:r>
      <w:proofErr w:type="gramStart"/>
      <w:r w:rsidR="00572C9B" w:rsidRPr="00572C9B">
        <w:rPr>
          <w:lang w:val="fr"/>
        </w:rPr>
        <w:t>les</w:t>
      </w:r>
      <w:proofErr w:type="gramEnd"/>
      <w:r w:rsidR="00572C9B" w:rsidRPr="00572C9B">
        <w:rPr>
          <w:lang w:val="fr"/>
        </w:rPr>
        <w:t xml:space="preserve"> fenêtres seront détaillées ci-dessous</w:t>
      </w:r>
      <w:r w:rsidR="00572C9B">
        <w:rPr>
          <w:lang w:val="fr"/>
        </w:rPr>
        <w:t>.</w:t>
      </w:r>
    </w:p>
    <w:p w14:paraId="1D49E008" w14:textId="77777777" w:rsidR="001F2D50" w:rsidRPr="00690E09" w:rsidRDefault="001F2D50" w:rsidP="001F2D50">
      <w:pPr>
        <w:rPr>
          <w:lang w:val="fr-FR"/>
        </w:rPr>
      </w:pPr>
    </w:p>
    <w:p w14:paraId="36244A94" w14:textId="77777777" w:rsidR="001F2D50" w:rsidRPr="00690E09" w:rsidRDefault="001F2D50" w:rsidP="001F2D50">
      <w:pPr>
        <w:pStyle w:val="Ttulo2"/>
        <w:rPr>
          <w:lang w:val="fr-FR"/>
        </w:rPr>
      </w:pPr>
      <w:bookmarkStart w:id="5" w:name="_Toc33141275"/>
      <w:r>
        <w:rPr>
          <w:lang w:val="fr"/>
        </w:rPr>
        <w:t>Fenêtre initiale (</w:t>
      </w:r>
      <w:proofErr w:type="spellStart"/>
      <w:r>
        <w:rPr>
          <w:lang w:val="fr"/>
        </w:rPr>
        <w:t>JFrame</w:t>
      </w:r>
      <w:proofErr w:type="spellEnd"/>
      <w:r>
        <w:rPr>
          <w:lang w:val="fr"/>
        </w:rPr>
        <w:t>)</w:t>
      </w:r>
      <w:bookmarkEnd w:id="5"/>
    </w:p>
    <w:p w14:paraId="294DE808" w14:textId="77777777" w:rsidR="001F2D50" w:rsidRPr="00690E09" w:rsidRDefault="001F2D50" w:rsidP="001F2D50">
      <w:pPr>
        <w:rPr>
          <w:lang w:val="fr-FR"/>
        </w:rPr>
      </w:pPr>
      <w:r>
        <w:rPr>
          <w:noProof/>
          <w:lang w:val="fr"/>
        </w:rPr>
        <w:drawing>
          <wp:anchor distT="0" distB="0" distL="114300" distR="114300" simplePos="0" relativeHeight="251661312" behindDoc="0" locked="0" layoutInCell="1" allowOverlap="1" wp14:anchorId="7FDBBA95" wp14:editId="2B91E2F6">
            <wp:simplePos x="0" y="0"/>
            <wp:positionH relativeFrom="margin">
              <wp:align>center</wp:align>
            </wp:positionH>
            <wp:positionV relativeFrom="paragraph">
              <wp:posOffset>66919</wp:posOffset>
            </wp:positionV>
            <wp:extent cx="4492625" cy="2385695"/>
            <wp:effectExtent l="0" t="0" r="317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5537"/>
                    <a:stretch/>
                  </pic:blipFill>
                  <pic:spPr bwMode="auto">
                    <a:xfrm>
                      <a:off x="0" y="0"/>
                      <a:ext cx="4492625" cy="238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CB53B3" w14:textId="77777777" w:rsidR="001F2D50" w:rsidRPr="00690E09" w:rsidRDefault="001F2D50" w:rsidP="001F2D50">
      <w:pPr>
        <w:rPr>
          <w:lang w:val="fr-FR"/>
        </w:rPr>
      </w:pPr>
    </w:p>
    <w:p w14:paraId="0F56B6DF" w14:textId="77777777" w:rsidR="001F2D50" w:rsidRPr="00690E09" w:rsidRDefault="001F2D50" w:rsidP="001F2D50">
      <w:pPr>
        <w:rPr>
          <w:lang w:val="fr-FR"/>
        </w:rPr>
      </w:pPr>
      <w:r w:rsidRPr="00690E09">
        <w:rPr>
          <w:lang w:val="fr-FR"/>
        </w:rPr>
        <w:t xml:space="preserve">  </w:t>
      </w:r>
    </w:p>
    <w:p w14:paraId="0CB24F5F" w14:textId="77777777" w:rsidR="001F2D50" w:rsidRPr="00690E09" w:rsidRDefault="001F2D50" w:rsidP="001F2D50">
      <w:pPr>
        <w:rPr>
          <w:lang w:val="fr-FR"/>
        </w:rPr>
      </w:pPr>
    </w:p>
    <w:p w14:paraId="2F9BB87E" w14:textId="77777777" w:rsidR="001F2D50" w:rsidRPr="00690E09" w:rsidRDefault="001F2D50" w:rsidP="001F2D50">
      <w:pPr>
        <w:rPr>
          <w:lang w:val="fr-FR"/>
        </w:rPr>
      </w:pPr>
    </w:p>
    <w:p w14:paraId="04019078" w14:textId="77777777" w:rsidR="001F2D50" w:rsidRPr="00690E09" w:rsidRDefault="001F2D50" w:rsidP="001F2D50">
      <w:pPr>
        <w:rPr>
          <w:lang w:val="fr-FR"/>
        </w:rPr>
      </w:pPr>
    </w:p>
    <w:p w14:paraId="4B100523" w14:textId="77777777" w:rsidR="001F2D50" w:rsidRPr="00690E09" w:rsidRDefault="001F2D50" w:rsidP="001F2D50">
      <w:pPr>
        <w:rPr>
          <w:lang w:val="fr-FR"/>
        </w:rPr>
      </w:pPr>
    </w:p>
    <w:p w14:paraId="40A1FCBC" w14:textId="77777777" w:rsidR="001F2D50" w:rsidRPr="00690E09" w:rsidRDefault="001F2D50" w:rsidP="001F2D50">
      <w:pPr>
        <w:rPr>
          <w:lang w:val="fr-FR"/>
        </w:rPr>
      </w:pPr>
    </w:p>
    <w:p w14:paraId="21699D27" w14:textId="77777777" w:rsidR="001F2D50" w:rsidRPr="00690E09" w:rsidRDefault="001F2D50" w:rsidP="001F2D50">
      <w:pPr>
        <w:rPr>
          <w:lang w:val="fr-FR"/>
        </w:rPr>
      </w:pPr>
    </w:p>
    <w:p w14:paraId="6BBEA760" w14:textId="23D59430" w:rsidR="001F2D50" w:rsidRPr="00690E09" w:rsidRDefault="001F2D50" w:rsidP="001F2D50">
      <w:pPr>
        <w:rPr>
          <w:rFonts w:asciiTheme="majorHAnsi" w:eastAsiaTheme="majorEastAsia" w:hAnsiTheme="majorHAnsi" w:cstheme="majorBidi"/>
          <w:color w:val="1F3763" w:themeColor="accent1" w:themeShade="7F"/>
          <w:sz w:val="24"/>
          <w:szCs w:val="24"/>
          <w:lang w:val="fr-FR"/>
        </w:rPr>
      </w:pPr>
      <w:r>
        <w:rPr>
          <w:lang w:val="fr"/>
        </w:rPr>
        <w:t>Il s’agit de la fenêtre initiale du programme qui a une barre d’outils et un panneau de séparat</w:t>
      </w:r>
      <w:r w:rsidR="00572C9B">
        <w:rPr>
          <w:lang w:val="fr"/>
        </w:rPr>
        <w:t xml:space="preserve">ion </w:t>
      </w:r>
      <w:r>
        <w:rPr>
          <w:lang w:val="fr"/>
        </w:rPr>
        <w:t>(</w:t>
      </w:r>
      <w:proofErr w:type="spellStart"/>
      <w:r>
        <w:rPr>
          <w:lang w:val="fr"/>
        </w:rPr>
        <w:t>JSplitPane</w:t>
      </w:r>
      <w:proofErr w:type="spellEnd"/>
      <w:r>
        <w:rPr>
          <w:lang w:val="fr"/>
        </w:rPr>
        <w:t>) qui contiendra l’espace graphique et la liste des éléments sur chacun de ses côtés.</w:t>
      </w:r>
      <w:r>
        <w:rPr>
          <w:lang w:val="fr"/>
        </w:rPr>
        <w:br w:type="page"/>
      </w:r>
    </w:p>
    <w:p w14:paraId="0C27EF49" w14:textId="77777777" w:rsidR="001F2D50" w:rsidRDefault="001F2D50" w:rsidP="001F2D50">
      <w:pPr>
        <w:pStyle w:val="Ttulo3"/>
      </w:pPr>
      <w:bookmarkStart w:id="6" w:name="_Toc33141276"/>
      <w:r>
        <w:rPr>
          <w:lang w:val="fr"/>
        </w:rPr>
        <w:lastRenderedPageBreak/>
        <w:t>Arbre</w:t>
      </w:r>
      <w:bookmarkEnd w:id="6"/>
    </w:p>
    <w:p w14:paraId="73137C16" w14:textId="77777777" w:rsidR="001F2D50" w:rsidRDefault="001F2D50" w:rsidP="001F2D50"/>
    <w:p w14:paraId="07DF6D17" w14:textId="77777777" w:rsidR="00690E09" w:rsidRPr="00FF3E2B" w:rsidRDefault="00690E09" w:rsidP="00690E09">
      <w:pPr>
        <w:rPr>
          <w:lang w:val="en-US"/>
        </w:rPr>
      </w:pPr>
      <w:proofErr w:type="spellStart"/>
      <w:r w:rsidRPr="00FF3E2B">
        <w:rPr>
          <w:lang w:val="en-US"/>
        </w:rPr>
        <w:t>JFrame</w:t>
      </w:r>
      <w:proofErr w:type="spellEnd"/>
      <w:r w:rsidRPr="00FF3E2B">
        <w:rPr>
          <w:lang w:val="en-US"/>
        </w:rPr>
        <w:t xml:space="preserve"> </w:t>
      </w:r>
      <w:proofErr w:type="spellStart"/>
      <w:r w:rsidRPr="00FF3E2B">
        <w:rPr>
          <w:lang w:val="en-US"/>
        </w:rPr>
        <w:t>Grapics</w:t>
      </w:r>
      <w:proofErr w:type="spellEnd"/>
      <w:r w:rsidRPr="00FF3E2B">
        <w:rPr>
          <w:lang w:val="en-US"/>
        </w:rPr>
        <w:t xml:space="preserve"> </w:t>
      </w:r>
    </w:p>
    <w:p w14:paraId="2168C5F4" w14:textId="77777777" w:rsidR="00690E09" w:rsidRPr="00FF3E2B" w:rsidRDefault="00690E09" w:rsidP="00690E09">
      <w:pPr>
        <w:pStyle w:val="Prrafodelista"/>
        <w:numPr>
          <w:ilvl w:val="0"/>
          <w:numId w:val="2"/>
        </w:numPr>
        <w:rPr>
          <w:lang w:val="en-US"/>
        </w:rPr>
      </w:pPr>
      <w:r w:rsidRPr="00FF3E2B">
        <w:rPr>
          <w:lang w:val="en-US"/>
        </w:rPr>
        <w:t>(</w:t>
      </w:r>
      <w:proofErr w:type="spellStart"/>
      <w:r w:rsidRPr="00FF3E2B">
        <w:rPr>
          <w:lang w:val="en-US"/>
        </w:rPr>
        <w:t>BorderLayout</w:t>
      </w:r>
      <w:proofErr w:type="spellEnd"/>
      <w:r w:rsidRPr="00FF3E2B">
        <w:rPr>
          <w:lang w:val="en-US"/>
        </w:rPr>
        <w:t>)</w:t>
      </w:r>
    </w:p>
    <w:p w14:paraId="4B7ED6C4" w14:textId="77777777" w:rsidR="00690E09" w:rsidRPr="00FF3E2B" w:rsidRDefault="00690E09" w:rsidP="00690E09">
      <w:pPr>
        <w:pStyle w:val="Prrafodelista"/>
        <w:numPr>
          <w:ilvl w:val="0"/>
          <w:numId w:val="2"/>
        </w:numPr>
        <w:rPr>
          <w:lang w:val="en-US"/>
        </w:rPr>
      </w:pPr>
      <w:proofErr w:type="spellStart"/>
      <w:r w:rsidRPr="00FF3E2B">
        <w:rPr>
          <w:lang w:val="en-US"/>
        </w:rPr>
        <w:t>JMenuBar</w:t>
      </w:r>
      <w:proofErr w:type="spellEnd"/>
      <w:r w:rsidRPr="00FF3E2B">
        <w:rPr>
          <w:lang w:val="en-US"/>
        </w:rPr>
        <w:t xml:space="preserve"> </w:t>
      </w:r>
      <w:proofErr w:type="spellStart"/>
      <w:r w:rsidRPr="00FF3E2B">
        <w:rPr>
          <w:lang w:val="en-US"/>
        </w:rPr>
        <w:t>menuBar</w:t>
      </w:r>
      <w:proofErr w:type="spellEnd"/>
    </w:p>
    <w:p w14:paraId="5C01EEB9" w14:textId="77777777" w:rsidR="00690E09" w:rsidRPr="00FF3E2B" w:rsidRDefault="00690E09" w:rsidP="00690E09">
      <w:pPr>
        <w:pStyle w:val="Prrafodelista"/>
        <w:numPr>
          <w:ilvl w:val="2"/>
          <w:numId w:val="2"/>
        </w:numPr>
        <w:rPr>
          <w:lang w:val="en-US"/>
        </w:rPr>
      </w:pPr>
      <w:proofErr w:type="spellStart"/>
      <w:r w:rsidRPr="00FF3E2B">
        <w:rPr>
          <w:lang w:val="en-US"/>
        </w:rPr>
        <w:t>JMenu</w:t>
      </w:r>
      <w:proofErr w:type="spellEnd"/>
      <w:r w:rsidRPr="00FF3E2B">
        <w:rPr>
          <w:lang w:val="en-US"/>
        </w:rPr>
        <w:t xml:space="preserve"> jMenu1 “Graphics”</w:t>
      </w:r>
    </w:p>
    <w:p w14:paraId="51302106" w14:textId="77777777" w:rsidR="00690E09" w:rsidRPr="00FF3E2B" w:rsidRDefault="00690E09" w:rsidP="00690E09">
      <w:pPr>
        <w:pStyle w:val="Prrafodelista"/>
        <w:numPr>
          <w:ilvl w:val="3"/>
          <w:numId w:val="2"/>
        </w:numPr>
        <w:rPr>
          <w:lang w:val="en-US"/>
        </w:rPr>
      </w:pPr>
      <w:proofErr w:type="spellStart"/>
      <w:r w:rsidRPr="00FF3E2B">
        <w:rPr>
          <w:lang w:val="en-US"/>
        </w:rPr>
        <w:t>JMenuItem</w:t>
      </w:r>
      <w:proofErr w:type="spellEnd"/>
      <w:r w:rsidRPr="00FF3E2B">
        <w:rPr>
          <w:lang w:val="en-US"/>
        </w:rPr>
        <w:t xml:space="preserve"> </w:t>
      </w:r>
      <w:proofErr w:type="spellStart"/>
      <w:r w:rsidRPr="00FF3E2B">
        <w:rPr>
          <w:lang w:val="en-US"/>
        </w:rPr>
        <w:t>addDefaultElements</w:t>
      </w:r>
      <w:proofErr w:type="spellEnd"/>
      <w:r w:rsidRPr="00FF3E2B">
        <w:rPr>
          <w:lang w:val="en-US"/>
        </w:rPr>
        <w:t xml:space="preserve"> “</w:t>
      </w:r>
      <w:bookmarkStart w:id="7" w:name="_Hlk33129102"/>
      <w:r w:rsidRPr="00FF3E2B">
        <w:rPr>
          <w:lang w:val="en-US"/>
        </w:rPr>
        <w:t>Add default Elements</w:t>
      </w:r>
      <w:bookmarkEnd w:id="7"/>
      <w:r w:rsidRPr="00FF3E2B">
        <w:rPr>
          <w:lang w:val="en-US"/>
        </w:rPr>
        <w:t>”</w:t>
      </w:r>
    </w:p>
    <w:p w14:paraId="3E6FB9A6" w14:textId="77777777" w:rsidR="00690E09" w:rsidRPr="00FF3E2B" w:rsidRDefault="00690E09" w:rsidP="00690E09">
      <w:pPr>
        <w:pStyle w:val="Prrafodelista"/>
        <w:numPr>
          <w:ilvl w:val="3"/>
          <w:numId w:val="2"/>
        </w:numPr>
        <w:rPr>
          <w:lang w:val="en-US"/>
        </w:rPr>
      </w:pPr>
      <w:proofErr w:type="spellStart"/>
      <w:r w:rsidRPr="00FF3E2B">
        <w:rPr>
          <w:lang w:val="en-US"/>
        </w:rPr>
        <w:t>JMenuItem</w:t>
      </w:r>
      <w:proofErr w:type="spellEnd"/>
      <w:r w:rsidRPr="00FF3E2B">
        <w:rPr>
          <w:lang w:val="en-US"/>
        </w:rPr>
        <w:t xml:space="preserve"> </w:t>
      </w:r>
      <w:proofErr w:type="spellStart"/>
      <w:r w:rsidRPr="00FF3E2B">
        <w:rPr>
          <w:lang w:val="en-US"/>
        </w:rPr>
        <w:t>showElementDescriptions</w:t>
      </w:r>
      <w:proofErr w:type="spellEnd"/>
      <w:r w:rsidRPr="00FF3E2B">
        <w:rPr>
          <w:lang w:val="en-US"/>
        </w:rPr>
        <w:t xml:space="preserve"> “</w:t>
      </w:r>
      <w:bookmarkStart w:id="8" w:name="_Hlk33129112"/>
      <w:r w:rsidRPr="00FF3E2B">
        <w:rPr>
          <w:lang w:val="en-US"/>
        </w:rPr>
        <w:t>Elements Description</w:t>
      </w:r>
      <w:bookmarkEnd w:id="8"/>
      <w:r w:rsidRPr="00FF3E2B">
        <w:rPr>
          <w:lang w:val="en-US"/>
        </w:rPr>
        <w:t>”</w:t>
      </w:r>
    </w:p>
    <w:p w14:paraId="5F31E04E" w14:textId="77777777" w:rsidR="00690E09" w:rsidRPr="00FF3E2B" w:rsidRDefault="00690E09" w:rsidP="00690E09">
      <w:pPr>
        <w:pStyle w:val="Prrafodelista"/>
        <w:numPr>
          <w:ilvl w:val="2"/>
          <w:numId w:val="2"/>
        </w:numPr>
        <w:rPr>
          <w:lang w:val="en-US"/>
        </w:rPr>
      </w:pPr>
      <w:proofErr w:type="spellStart"/>
      <w:r w:rsidRPr="00FF3E2B">
        <w:rPr>
          <w:lang w:val="en-US"/>
        </w:rPr>
        <w:t>JMenu</w:t>
      </w:r>
      <w:proofErr w:type="spellEnd"/>
      <w:r w:rsidRPr="00FF3E2B">
        <w:rPr>
          <w:lang w:val="en-US"/>
        </w:rPr>
        <w:t xml:space="preserve"> jMenu2 “Preferences”</w:t>
      </w:r>
    </w:p>
    <w:p w14:paraId="177709B9" w14:textId="77777777" w:rsidR="00690E09" w:rsidRPr="00FF3E2B" w:rsidRDefault="00690E09" w:rsidP="00690E09">
      <w:pPr>
        <w:pStyle w:val="Prrafodelista"/>
        <w:numPr>
          <w:ilvl w:val="3"/>
          <w:numId w:val="2"/>
        </w:numPr>
        <w:rPr>
          <w:lang w:val="en-US"/>
        </w:rPr>
      </w:pPr>
      <w:proofErr w:type="spellStart"/>
      <w:r w:rsidRPr="00FF3E2B">
        <w:rPr>
          <w:lang w:val="en-US"/>
        </w:rPr>
        <w:t>JMenuItem</w:t>
      </w:r>
      <w:proofErr w:type="spellEnd"/>
      <w:r w:rsidRPr="00FF3E2B">
        <w:rPr>
          <w:lang w:val="en-US"/>
        </w:rPr>
        <w:t xml:space="preserve"> </w:t>
      </w:r>
      <w:proofErr w:type="spellStart"/>
      <w:r w:rsidRPr="00FF3E2B">
        <w:rPr>
          <w:lang w:val="en-US"/>
        </w:rPr>
        <w:t>showColorsForm</w:t>
      </w:r>
      <w:proofErr w:type="spellEnd"/>
      <w:r w:rsidRPr="00FF3E2B">
        <w:rPr>
          <w:lang w:val="en-US"/>
        </w:rPr>
        <w:t xml:space="preserve"> “Colors”</w:t>
      </w:r>
    </w:p>
    <w:p w14:paraId="4CBCBB93" w14:textId="77777777" w:rsidR="00690E09" w:rsidRDefault="00690E09" w:rsidP="00690E09">
      <w:pPr>
        <w:pStyle w:val="Prrafodelista"/>
        <w:numPr>
          <w:ilvl w:val="3"/>
          <w:numId w:val="2"/>
        </w:numPr>
        <w:rPr>
          <w:lang w:val="en-US"/>
        </w:rPr>
      </w:pPr>
      <w:proofErr w:type="spellStart"/>
      <w:r w:rsidRPr="00FF3E2B">
        <w:rPr>
          <w:lang w:val="en-US"/>
        </w:rPr>
        <w:t>JMenuItem</w:t>
      </w:r>
      <w:proofErr w:type="spellEnd"/>
      <w:r w:rsidRPr="00FF3E2B">
        <w:rPr>
          <w:lang w:val="en-US"/>
        </w:rPr>
        <w:t xml:space="preserve"> </w:t>
      </w:r>
      <w:proofErr w:type="spellStart"/>
      <w:r w:rsidRPr="00FF3E2B">
        <w:rPr>
          <w:lang w:val="en-US"/>
        </w:rPr>
        <w:t>showFontform</w:t>
      </w:r>
      <w:proofErr w:type="spellEnd"/>
      <w:r w:rsidRPr="00FF3E2B">
        <w:rPr>
          <w:lang w:val="en-US"/>
        </w:rPr>
        <w:t xml:space="preserve"> “Fonts”</w:t>
      </w:r>
    </w:p>
    <w:p w14:paraId="7F74C72C" w14:textId="77777777" w:rsidR="00690E09" w:rsidRDefault="00690E09" w:rsidP="00690E09">
      <w:pPr>
        <w:pStyle w:val="Prrafodelista"/>
        <w:numPr>
          <w:ilvl w:val="0"/>
          <w:numId w:val="2"/>
        </w:numPr>
        <w:rPr>
          <w:lang w:val="en-US"/>
        </w:rPr>
      </w:pPr>
      <w:proofErr w:type="spellStart"/>
      <w:r>
        <w:rPr>
          <w:lang w:val="en-US"/>
        </w:rPr>
        <w:t>JSplitPane</w:t>
      </w:r>
      <w:proofErr w:type="spellEnd"/>
      <w:r>
        <w:rPr>
          <w:lang w:val="en-US"/>
        </w:rPr>
        <w:t xml:space="preserve"> jSplitPane1, CENTER</w:t>
      </w:r>
    </w:p>
    <w:p w14:paraId="3E09DBD8" w14:textId="77777777" w:rsidR="00690E09" w:rsidRDefault="00690E09" w:rsidP="00690E09">
      <w:pPr>
        <w:pStyle w:val="Prrafodelista"/>
        <w:numPr>
          <w:ilvl w:val="1"/>
          <w:numId w:val="2"/>
        </w:numPr>
        <w:rPr>
          <w:lang w:val="en-US"/>
        </w:rPr>
      </w:pPr>
      <w:proofErr w:type="spellStart"/>
      <w:r>
        <w:rPr>
          <w:lang w:val="en-US"/>
        </w:rPr>
        <w:t>JPanel</w:t>
      </w:r>
      <w:proofErr w:type="spellEnd"/>
      <w:r>
        <w:rPr>
          <w:lang w:val="en-US"/>
        </w:rPr>
        <w:t xml:space="preserve"> jPanel1</w:t>
      </w:r>
    </w:p>
    <w:p w14:paraId="1B43C6DC" w14:textId="77777777" w:rsidR="00690E09" w:rsidRDefault="00690E09" w:rsidP="00690E09">
      <w:pPr>
        <w:pStyle w:val="Prrafodelista"/>
        <w:numPr>
          <w:ilvl w:val="2"/>
          <w:numId w:val="2"/>
        </w:numPr>
        <w:rPr>
          <w:lang w:val="en-US"/>
        </w:rPr>
      </w:pPr>
      <w:r>
        <w:rPr>
          <w:lang w:val="en-US"/>
        </w:rPr>
        <w:t>(</w:t>
      </w:r>
      <w:proofErr w:type="spellStart"/>
      <w:r>
        <w:rPr>
          <w:lang w:val="en-US"/>
        </w:rPr>
        <w:t>BorderLayout</w:t>
      </w:r>
      <w:proofErr w:type="spellEnd"/>
      <w:r>
        <w:rPr>
          <w:lang w:val="en-US"/>
        </w:rPr>
        <w:t>)</w:t>
      </w:r>
    </w:p>
    <w:p w14:paraId="1230B426" w14:textId="77777777" w:rsidR="00690E09" w:rsidRDefault="00690E09" w:rsidP="00690E09">
      <w:pPr>
        <w:pStyle w:val="Prrafodelista"/>
        <w:numPr>
          <w:ilvl w:val="3"/>
          <w:numId w:val="2"/>
        </w:numPr>
        <w:rPr>
          <w:lang w:val="en-US"/>
        </w:rPr>
        <w:pPrChange w:id="9" w:author="agustincartaya@outlook.com" w:date="2020-02-20T19:47:00Z">
          <w:pPr>
            <w:pStyle w:val="Prrafodelista"/>
            <w:numPr>
              <w:ilvl w:val="2"/>
              <w:numId w:val="2"/>
            </w:numPr>
            <w:ind w:left="2160" w:hanging="360"/>
          </w:pPr>
        </w:pPrChange>
      </w:pPr>
      <w:proofErr w:type="spellStart"/>
      <w:r>
        <w:rPr>
          <w:lang w:val="en-US"/>
        </w:rPr>
        <w:t>JPanel</w:t>
      </w:r>
      <w:proofErr w:type="spellEnd"/>
      <w:r>
        <w:rPr>
          <w:lang w:val="en-US"/>
        </w:rPr>
        <w:t xml:space="preserve"> jPanel3, CENT</w:t>
      </w:r>
      <w:ins w:id="10" w:author="agustincartaya@outlook.com" w:date="2020-02-20T19:48:00Z">
        <w:r>
          <w:rPr>
            <w:lang w:val="en-US"/>
          </w:rPr>
          <w:t>ER</w:t>
        </w:r>
      </w:ins>
      <w:ins w:id="11" w:author="agustincartaya@outlook.com" w:date="2020-02-20T19:47:00Z">
        <w:r>
          <w:rPr>
            <w:lang w:val="en-US"/>
          </w:rPr>
          <w:tab/>
        </w:r>
        <w:r>
          <w:rPr>
            <w:lang w:val="en-US"/>
          </w:rPr>
          <w:tab/>
        </w:r>
      </w:ins>
    </w:p>
    <w:p w14:paraId="717BE18E" w14:textId="77777777" w:rsidR="00690E09" w:rsidRDefault="00690E09" w:rsidP="00690E09">
      <w:pPr>
        <w:pStyle w:val="Prrafodelista"/>
        <w:numPr>
          <w:ilvl w:val="4"/>
          <w:numId w:val="2"/>
        </w:numPr>
        <w:rPr>
          <w:lang w:val="en-US"/>
        </w:rPr>
        <w:pPrChange w:id="12" w:author="agustincartaya@outlook.com" w:date="2020-02-20T19:49:00Z">
          <w:pPr>
            <w:pStyle w:val="Prrafodelista"/>
            <w:numPr>
              <w:ilvl w:val="3"/>
              <w:numId w:val="2"/>
            </w:numPr>
            <w:ind w:left="2880" w:hanging="360"/>
          </w:pPr>
        </w:pPrChange>
      </w:pPr>
      <w:r>
        <w:rPr>
          <w:lang w:val="en-US"/>
        </w:rPr>
        <w:t>(</w:t>
      </w:r>
      <w:proofErr w:type="spellStart"/>
      <w:r>
        <w:rPr>
          <w:lang w:val="en-US"/>
        </w:rPr>
        <w:t>GridLayout</w:t>
      </w:r>
      <w:proofErr w:type="spellEnd"/>
      <w:r>
        <w:rPr>
          <w:lang w:val="en-US"/>
        </w:rPr>
        <w:t xml:space="preserve"> [1,1])</w:t>
      </w:r>
    </w:p>
    <w:p w14:paraId="3888F6ED" w14:textId="77777777" w:rsidR="00690E09" w:rsidRPr="00FF3E2B" w:rsidRDefault="00690E09" w:rsidP="00690E09">
      <w:pPr>
        <w:pStyle w:val="Prrafodelista"/>
        <w:numPr>
          <w:ilvl w:val="4"/>
          <w:numId w:val="2"/>
        </w:numPr>
        <w:rPr>
          <w:lang w:val="en-US"/>
        </w:rPr>
        <w:pPrChange w:id="13" w:author="agustincartaya@outlook.com" w:date="2020-02-20T19:49:00Z">
          <w:pPr>
            <w:pStyle w:val="Prrafodelista"/>
            <w:numPr>
              <w:ilvl w:val="3"/>
              <w:numId w:val="2"/>
            </w:numPr>
            <w:ind w:left="2880" w:hanging="360"/>
          </w:pPr>
        </w:pPrChange>
      </w:pPr>
      <w:proofErr w:type="spellStart"/>
      <w:r>
        <w:rPr>
          <w:lang w:val="en-US"/>
        </w:rPr>
        <w:t>JScrollPane</w:t>
      </w:r>
      <w:proofErr w:type="spellEnd"/>
      <w:r>
        <w:rPr>
          <w:lang w:val="en-US"/>
        </w:rPr>
        <w:t xml:space="preserve"> jScrollPane1</w:t>
      </w:r>
    </w:p>
    <w:p w14:paraId="7975C320" w14:textId="77777777" w:rsidR="00690E09" w:rsidRDefault="00690E09" w:rsidP="00690E09">
      <w:pPr>
        <w:pStyle w:val="Prrafodelista"/>
        <w:numPr>
          <w:ilvl w:val="5"/>
          <w:numId w:val="2"/>
        </w:numPr>
        <w:rPr>
          <w:ins w:id="14" w:author="agustincartaya@outlook.com" w:date="2020-02-20T19:49:00Z"/>
          <w:lang w:val="en-US"/>
        </w:rPr>
      </w:pPr>
      <w:bookmarkStart w:id="15" w:name="_Hlk33140068"/>
      <w:proofErr w:type="spellStart"/>
      <w:ins w:id="16" w:author="agustincartaya@outlook.com" w:date="2020-02-20T19:48:00Z">
        <w:r>
          <w:rPr>
            <w:lang w:val="en-US"/>
          </w:rPr>
          <w:t>JList</w:t>
        </w:r>
        <w:proofErr w:type="spellEnd"/>
        <w:r>
          <w:rPr>
            <w:lang w:val="en-US"/>
          </w:rPr>
          <w:t xml:space="preserve"> </w:t>
        </w:r>
        <w:proofErr w:type="spellStart"/>
        <w:r>
          <w:rPr>
            <w:lang w:val="en-US"/>
          </w:rPr>
          <w:t>elementsList</w:t>
        </w:r>
      </w:ins>
      <w:proofErr w:type="spellEnd"/>
    </w:p>
    <w:bookmarkEnd w:id="15"/>
    <w:p w14:paraId="35CBAB72" w14:textId="77777777" w:rsidR="00690E09" w:rsidRDefault="00690E09" w:rsidP="00690E09">
      <w:pPr>
        <w:pStyle w:val="Prrafodelista"/>
        <w:numPr>
          <w:ilvl w:val="3"/>
          <w:numId w:val="2"/>
        </w:numPr>
        <w:rPr>
          <w:lang w:val="en-US"/>
        </w:rPr>
      </w:pPr>
      <w:proofErr w:type="spellStart"/>
      <w:ins w:id="17" w:author="agustincartaya@outlook.com" w:date="2020-02-20T19:49:00Z">
        <w:r>
          <w:rPr>
            <w:lang w:val="en-US"/>
          </w:rPr>
          <w:t>JPanel</w:t>
        </w:r>
        <w:proofErr w:type="spellEnd"/>
        <w:r>
          <w:rPr>
            <w:lang w:val="en-US"/>
          </w:rPr>
          <w:t xml:space="preserve"> jPanel4, SOUTH</w:t>
        </w:r>
      </w:ins>
    </w:p>
    <w:p w14:paraId="617D01F7" w14:textId="77777777" w:rsidR="00690E09" w:rsidRPr="008745FD" w:rsidRDefault="00690E09" w:rsidP="00690E09">
      <w:pPr>
        <w:pStyle w:val="Prrafodelista"/>
        <w:numPr>
          <w:ilvl w:val="4"/>
          <w:numId w:val="2"/>
        </w:numPr>
        <w:rPr>
          <w:lang w:val="en-US"/>
        </w:rPr>
      </w:pPr>
      <w:ins w:id="18" w:author="agustincartaya@outlook.com" w:date="2020-02-20T19:50:00Z">
        <w:r>
          <w:rPr>
            <w:lang w:val="en-US"/>
          </w:rPr>
          <w:t>(</w:t>
        </w:r>
        <w:proofErr w:type="spellStart"/>
        <w:r>
          <w:rPr>
            <w:lang w:val="en-US"/>
          </w:rPr>
          <w:t>GridLayout</w:t>
        </w:r>
        <w:proofErr w:type="spellEnd"/>
        <w:r>
          <w:rPr>
            <w:lang w:val="en-US"/>
          </w:rPr>
          <w:t xml:space="preserve"> [</w:t>
        </w:r>
      </w:ins>
      <w:r>
        <w:rPr>
          <w:lang w:val="en-US"/>
        </w:rPr>
        <w:t>2</w:t>
      </w:r>
      <w:ins w:id="19" w:author="agustincartaya@outlook.com" w:date="2020-02-20T19:50:00Z">
        <w:r>
          <w:rPr>
            <w:lang w:val="en-US"/>
          </w:rPr>
          <w:t>,</w:t>
        </w:r>
      </w:ins>
      <w:r>
        <w:rPr>
          <w:lang w:val="en-US"/>
        </w:rPr>
        <w:t>1</w:t>
      </w:r>
      <w:ins w:id="20" w:author="agustincartaya@outlook.com" w:date="2020-02-20T19:50:00Z">
        <w:r>
          <w:rPr>
            <w:lang w:val="en-US"/>
          </w:rPr>
          <w:t>])</w:t>
        </w:r>
      </w:ins>
    </w:p>
    <w:p w14:paraId="13C13A7F" w14:textId="77777777" w:rsidR="00690E09" w:rsidRDefault="00690E09" w:rsidP="00690E09">
      <w:pPr>
        <w:pStyle w:val="Prrafodelista"/>
        <w:numPr>
          <w:ilvl w:val="4"/>
          <w:numId w:val="2"/>
        </w:numPr>
        <w:rPr>
          <w:lang w:val="en-US"/>
        </w:rPr>
      </w:pPr>
      <w:proofErr w:type="spellStart"/>
      <w:ins w:id="21" w:author="agustincartaya@outlook.com" w:date="2020-02-20T19:49:00Z">
        <w:r>
          <w:rPr>
            <w:lang w:val="en-US"/>
          </w:rPr>
          <w:t>JPanel</w:t>
        </w:r>
        <w:proofErr w:type="spellEnd"/>
        <w:r>
          <w:rPr>
            <w:lang w:val="en-US"/>
          </w:rPr>
          <w:t xml:space="preserve"> jPanel</w:t>
        </w:r>
      </w:ins>
      <w:r>
        <w:rPr>
          <w:lang w:val="en-US"/>
        </w:rPr>
        <w:t>2</w:t>
      </w:r>
    </w:p>
    <w:p w14:paraId="76EDE4D6" w14:textId="77777777" w:rsidR="00690E09" w:rsidRDefault="00690E09" w:rsidP="00690E09">
      <w:pPr>
        <w:pStyle w:val="Prrafodelista"/>
        <w:numPr>
          <w:ilvl w:val="5"/>
          <w:numId w:val="2"/>
        </w:numPr>
        <w:rPr>
          <w:ins w:id="22" w:author="agustincartaya@outlook.com" w:date="2020-02-20T19:54:00Z"/>
          <w:lang w:val="en-US"/>
        </w:rPr>
      </w:pPr>
      <w:ins w:id="23" w:author="agustincartaya@outlook.com" w:date="2020-02-20T19:54:00Z">
        <w:r>
          <w:rPr>
            <w:lang w:val="en-US"/>
          </w:rPr>
          <w:t>(</w:t>
        </w:r>
        <w:proofErr w:type="spellStart"/>
        <w:r>
          <w:rPr>
            <w:lang w:val="en-US"/>
          </w:rPr>
          <w:t>FlowLayout</w:t>
        </w:r>
        <w:proofErr w:type="spellEnd"/>
        <w:r>
          <w:rPr>
            <w:lang w:val="en-US"/>
          </w:rPr>
          <w:t>)</w:t>
        </w:r>
      </w:ins>
    </w:p>
    <w:p w14:paraId="1F70E99E" w14:textId="77777777" w:rsidR="00690E09" w:rsidRDefault="00690E09" w:rsidP="00690E09">
      <w:pPr>
        <w:pStyle w:val="Prrafodelista"/>
        <w:numPr>
          <w:ilvl w:val="5"/>
          <w:numId w:val="2"/>
        </w:numPr>
        <w:rPr>
          <w:ins w:id="24" w:author="agustincartaya@outlook.com" w:date="2020-02-20T19:50:00Z"/>
          <w:lang w:val="en-US"/>
        </w:rPr>
      </w:pPr>
      <w:proofErr w:type="spellStart"/>
      <w:ins w:id="25" w:author="agustincartaya@outlook.com" w:date="2020-02-20T19:50:00Z">
        <w:r>
          <w:rPr>
            <w:lang w:val="en-US"/>
          </w:rPr>
          <w:t>JButton</w:t>
        </w:r>
        <w:proofErr w:type="spellEnd"/>
        <w:r>
          <w:rPr>
            <w:lang w:val="en-US"/>
          </w:rPr>
          <w:t xml:space="preserve"> </w:t>
        </w:r>
        <w:proofErr w:type="spellStart"/>
        <w:r>
          <w:rPr>
            <w:lang w:val="en-US"/>
          </w:rPr>
          <w:t>jbAdd</w:t>
        </w:r>
        <w:proofErr w:type="spellEnd"/>
        <w:r>
          <w:rPr>
            <w:lang w:val="en-US"/>
          </w:rPr>
          <w:t xml:space="preserve"> “Add”</w:t>
        </w:r>
      </w:ins>
    </w:p>
    <w:p w14:paraId="49BF2040" w14:textId="77777777" w:rsidR="00690E09" w:rsidRPr="00FF3E2B" w:rsidRDefault="00690E09" w:rsidP="00690E09">
      <w:pPr>
        <w:pStyle w:val="Prrafodelista"/>
        <w:numPr>
          <w:ilvl w:val="5"/>
          <w:numId w:val="2"/>
        </w:numPr>
        <w:rPr>
          <w:ins w:id="26" w:author="agustincartaya@outlook.com" w:date="2020-02-20T19:50:00Z"/>
          <w:lang w:val="en-US"/>
        </w:rPr>
      </w:pPr>
      <w:proofErr w:type="spellStart"/>
      <w:ins w:id="27" w:author="agustincartaya@outlook.com" w:date="2020-02-20T19:50:00Z">
        <w:r>
          <w:rPr>
            <w:lang w:val="en-US"/>
          </w:rPr>
          <w:t>JButton</w:t>
        </w:r>
        <w:proofErr w:type="spellEnd"/>
        <w:r>
          <w:rPr>
            <w:lang w:val="en-US"/>
          </w:rPr>
          <w:t xml:space="preserve"> clear “</w:t>
        </w:r>
      </w:ins>
      <w:ins w:id="28" w:author="agustincartaya@outlook.com" w:date="2020-02-20T19:52:00Z">
        <w:r>
          <w:rPr>
            <w:lang w:val="en-US"/>
          </w:rPr>
          <w:t>Clear</w:t>
        </w:r>
      </w:ins>
      <w:ins w:id="29" w:author="agustincartaya@outlook.com" w:date="2020-02-20T19:50:00Z">
        <w:r>
          <w:rPr>
            <w:lang w:val="en-US"/>
          </w:rPr>
          <w:t>”</w:t>
        </w:r>
      </w:ins>
    </w:p>
    <w:p w14:paraId="44450686" w14:textId="77777777" w:rsidR="00690E09" w:rsidRPr="008745FD" w:rsidRDefault="00690E09" w:rsidP="00690E09">
      <w:pPr>
        <w:pStyle w:val="Prrafodelista"/>
        <w:numPr>
          <w:ilvl w:val="5"/>
          <w:numId w:val="2"/>
        </w:numPr>
        <w:rPr>
          <w:ins w:id="30" w:author="agustincartaya@outlook.com" w:date="2020-02-20T19:49:00Z"/>
          <w:lang w:val="en-US"/>
        </w:rPr>
      </w:pPr>
      <w:proofErr w:type="spellStart"/>
      <w:ins w:id="31" w:author="agustincartaya@outlook.com" w:date="2020-02-20T19:50:00Z">
        <w:r>
          <w:rPr>
            <w:lang w:val="en-US"/>
          </w:rPr>
          <w:t>JButton</w:t>
        </w:r>
        <w:proofErr w:type="spellEnd"/>
        <w:r>
          <w:rPr>
            <w:lang w:val="en-US"/>
          </w:rPr>
          <w:t xml:space="preserve"> </w:t>
        </w:r>
        <w:proofErr w:type="spellStart"/>
        <w:r>
          <w:rPr>
            <w:lang w:val="en-US"/>
          </w:rPr>
          <w:t>clearAll</w:t>
        </w:r>
        <w:proofErr w:type="spellEnd"/>
        <w:r>
          <w:rPr>
            <w:lang w:val="en-US"/>
          </w:rPr>
          <w:t xml:space="preserve"> “</w:t>
        </w:r>
      </w:ins>
      <w:ins w:id="32" w:author="agustincartaya@outlook.com" w:date="2020-02-20T19:52:00Z">
        <w:r>
          <w:rPr>
            <w:lang w:val="en-US"/>
          </w:rPr>
          <w:t>Clear All</w:t>
        </w:r>
      </w:ins>
      <w:ins w:id="33" w:author="agustincartaya@outlook.com" w:date="2020-02-20T19:50:00Z">
        <w:r>
          <w:rPr>
            <w:lang w:val="en-US"/>
          </w:rPr>
          <w:t>”</w:t>
        </w:r>
      </w:ins>
    </w:p>
    <w:p w14:paraId="27182344" w14:textId="77777777" w:rsidR="00690E09" w:rsidRDefault="00690E09" w:rsidP="00690E09">
      <w:pPr>
        <w:pStyle w:val="Prrafodelista"/>
        <w:numPr>
          <w:ilvl w:val="4"/>
          <w:numId w:val="2"/>
        </w:numPr>
        <w:rPr>
          <w:lang w:val="en-US"/>
        </w:rPr>
      </w:pPr>
      <w:proofErr w:type="spellStart"/>
      <w:ins w:id="34" w:author="agustincartaya@outlook.com" w:date="2020-02-20T19:49:00Z">
        <w:r>
          <w:rPr>
            <w:lang w:val="en-US"/>
          </w:rPr>
          <w:t>JPanel</w:t>
        </w:r>
        <w:proofErr w:type="spellEnd"/>
        <w:r>
          <w:rPr>
            <w:lang w:val="en-US"/>
          </w:rPr>
          <w:t xml:space="preserve"> jPanel4</w:t>
        </w:r>
      </w:ins>
    </w:p>
    <w:p w14:paraId="640DA059" w14:textId="77777777" w:rsidR="00690E09" w:rsidRDefault="00690E09" w:rsidP="00690E09">
      <w:pPr>
        <w:pStyle w:val="Prrafodelista"/>
        <w:numPr>
          <w:ilvl w:val="5"/>
          <w:numId w:val="2"/>
        </w:numPr>
        <w:rPr>
          <w:lang w:val="en-US"/>
        </w:rPr>
      </w:pPr>
      <w:ins w:id="35" w:author="agustincartaya@outlook.com" w:date="2020-02-20T19:54:00Z">
        <w:r>
          <w:rPr>
            <w:lang w:val="en-US"/>
          </w:rPr>
          <w:t>(</w:t>
        </w:r>
        <w:proofErr w:type="spellStart"/>
        <w:r>
          <w:rPr>
            <w:lang w:val="en-US"/>
          </w:rPr>
          <w:t>FlowLayout</w:t>
        </w:r>
        <w:proofErr w:type="spellEnd"/>
        <w:r>
          <w:rPr>
            <w:lang w:val="en-US"/>
          </w:rPr>
          <w:t>)</w:t>
        </w:r>
      </w:ins>
    </w:p>
    <w:p w14:paraId="79CD5C75" w14:textId="77777777" w:rsidR="00690E09" w:rsidRDefault="00690E09" w:rsidP="00690E09">
      <w:pPr>
        <w:pStyle w:val="Prrafodelista"/>
        <w:numPr>
          <w:ilvl w:val="5"/>
          <w:numId w:val="2"/>
        </w:numPr>
        <w:rPr>
          <w:lang w:val="en-US"/>
        </w:rPr>
      </w:pPr>
      <w:proofErr w:type="spellStart"/>
      <w:r>
        <w:rPr>
          <w:lang w:val="en-US"/>
        </w:rPr>
        <w:t>JRadioButton</w:t>
      </w:r>
      <w:proofErr w:type="spellEnd"/>
      <w:r>
        <w:rPr>
          <w:lang w:val="en-US"/>
        </w:rPr>
        <w:t xml:space="preserve"> lock “Lock”</w:t>
      </w:r>
    </w:p>
    <w:p w14:paraId="5660E472" w14:textId="77777777" w:rsidR="00690E09" w:rsidRPr="008745FD" w:rsidRDefault="00690E09" w:rsidP="00690E09">
      <w:pPr>
        <w:pStyle w:val="Prrafodelista"/>
        <w:numPr>
          <w:ilvl w:val="5"/>
          <w:numId w:val="2"/>
        </w:numPr>
        <w:rPr>
          <w:ins w:id="36" w:author="agustincartaya@outlook.com" w:date="2020-02-20T19:49:00Z"/>
          <w:lang w:val="en-US"/>
        </w:rPr>
      </w:pPr>
      <w:proofErr w:type="spellStart"/>
      <w:r>
        <w:rPr>
          <w:lang w:val="en-US"/>
        </w:rPr>
        <w:t>JRadioButton</w:t>
      </w:r>
      <w:proofErr w:type="spellEnd"/>
      <w:r>
        <w:rPr>
          <w:lang w:val="en-US"/>
        </w:rPr>
        <w:t xml:space="preserve"> unlock “</w:t>
      </w:r>
      <w:proofErr w:type="spellStart"/>
      <w:r>
        <w:rPr>
          <w:lang w:val="en-US"/>
        </w:rPr>
        <w:t>Lnlock</w:t>
      </w:r>
      <w:proofErr w:type="spellEnd"/>
      <w:r>
        <w:rPr>
          <w:lang w:val="en-US"/>
        </w:rPr>
        <w:t>”</w:t>
      </w:r>
    </w:p>
    <w:p w14:paraId="5E28D1A3" w14:textId="77777777" w:rsidR="00690E09" w:rsidRDefault="00690E09" w:rsidP="00690E09">
      <w:pPr>
        <w:pStyle w:val="Prrafodelista"/>
        <w:numPr>
          <w:ilvl w:val="1"/>
          <w:numId w:val="2"/>
        </w:numPr>
        <w:rPr>
          <w:ins w:id="37" w:author="agustincartaya@outlook.com" w:date="2020-02-20T19:53:00Z"/>
          <w:lang w:val="en-US"/>
        </w:rPr>
      </w:pPr>
      <w:proofErr w:type="spellStart"/>
      <w:ins w:id="38" w:author="agustincartaya@outlook.com" w:date="2020-02-20T19:52:00Z">
        <w:r>
          <w:rPr>
            <w:lang w:val="en-US"/>
          </w:rPr>
          <w:t>JPanel</w:t>
        </w:r>
        <w:proofErr w:type="spellEnd"/>
        <w:r>
          <w:rPr>
            <w:lang w:val="en-US"/>
          </w:rPr>
          <w:t xml:space="preserve"> </w:t>
        </w:r>
      </w:ins>
      <w:proofErr w:type="spellStart"/>
      <w:ins w:id="39" w:author="agustincartaya@outlook.com" w:date="2020-02-20T19:53:00Z">
        <w:r w:rsidRPr="00FB3AD1">
          <w:rPr>
            <w:lang w:val="en-US"/>
          </w:rPr>
          <w:t>jpanelCenter</w:t>
        </w:r>
        <w:proofErr w:type="spellEnd"/>
      </w:ins>
    </w:p>
    <w:p w14:paraId="5EFF4D74" w14:textId="77777777" w:rsidR="00690E09" w:rsidRDefault="00690E09" w:rsidP="00690E09">
      <w:pPr>
        <w:pStyle w:val="Prrafodelista"/>
        <w:numPr>
          <w:ilvl w:val="2"/>
          <w:numId w:val="2"/>
        </w:numPr>
        <w:rPr>
          <w:ins w:id="40" w:author="agustincartaya@outlook.com" w:date="2020-02-20T19:53:00Z"/>
          <w:lang w:val="en-US"/>
        </w:rPr>
      </w:pPr>
      <w:ins w:id="41" w:author="agustincartaya@outlook.com" w:date="2020-02-20T19:53:00Z">
        <w:r>
          <w:rPr>
            <w:lang w:val="en-US"/>
          </w:rPr>
          <w:t>(</w:t>
        </w:r>
        <w:proofErr w:type="spellStart"/>
        <w:r>
          <w:rPr>
            <w:lang w:val="en-US"/>
          </w:rPr>
          <w:t>BorderLayout</w:t>
        </w:r>
        <w:proofErr w:type="spellEnd"/>
        <w:r>
          <w:rPr>
            <w:lang w:val="en-US"/>
          </w:rPr>
          <w:t>)</w:t>
        </w:r>
      </w:ins>
    </w:p>
    <w:p w14:paraId="034B42EC" w14:textId="77777777" w:rsidR="00690E09" w:rsidRDefault="00690E09" w:rsidP="00690E09">
      <w:pPr>
        <w:pStyle w:val="Prrafodelista"/>
        <w:numPr>
          <w:ilvl w:val="2"/>
          <w:numId w:val="2"/>
        </w:numPr>
        <w:rPr>
          <w:ins w:id="42" w:author="agustincartaya@outlook.com" w:date="2020-02-20T19:54:00Z"/>
          <w:lang w:val="en-US"/>
        </w:rPr>
      </w:pPr>
      <w:proofErr w:type="spellStart"/>
      <w:ins w:id="43" w:author="agustincartaya@outlook.com" w:date="2020-02-20T19:53:00Z">
        <w:r>
          <w:rPr>
            <w:lang w:val="en-US"/>
          </w:rPr>
          <w:t>JPanel</w:t>
        </w:r>
        <w:proofErr w:type="spellEnd"/>
        <w:r>
          <w:rPr>
            <w:lang w:val="en-US"/>
          </w:rPr>
          <w:t xml:space="preserve"> </w:t>
        </w:r>
        <w:r w:rsidRPr="00FB3AD1">
          <w:rPr>
            <w:lang w:val="en-US"/>
          </w:rPr>
          <w:t>j</w:t>
        </w:r>
      </w:ins>
      <w:ins w:id="44" w:author="agustincartaya@outlook.com" w:date="2020-02-20T19:54:00Z">
        <w:r>
          <w:rPr>
            <w:lang w:val="en-US"/>
          </w:rPr>
          <w:t>P</w:t>
        </w:r>
      </w:ins>
      <w:ins w:id="45" w:author="agustincartaya@outlook.com" w:date="2020-02-20T19:53:00Z">
        <w:r w:rsidRPr="00FB3AD1">
          <w:rPr>
            <w:lang w:val="en-US"/>
          </w:rPr>
          <w:t>anel</w:t>
        </w:r>
      </w:ins>
      <w:ins w:id="46" w:author="agustincartaya@outlook.com" w:date="2020-02-20T19:54:00Z">
        <w:r>
          <w:rPr>
            <w:lang w:val="en-US"/>
          </w:rPr>
          <w:t>5, SOUTH</w:t>
        </w:r>
      </w:ins>
    </w:p>
    <w:p w14:paraId="7952FACC" w14:textId="77777777" w:rsidR="00690E09" w:rsidRDefault="00690E09" w:rsidP="00690E09">
      <w:pPr>
        <w:pStyle w:val="Prrafodelista"/>
        <w:numPr>
          <w:ilvl w:val="3"/>
          <w:numId w:val="2"/>
        </w:numPr>
        <w:rPr>
          <w:ins w:id="47" w:author="agustincartaya@outlook.com" w:date="2020-02-20T19:54:00Z"/>
          <w:lang w:val="en-US"/>
        </w:rPr>
      </w:pPr>
      <w:ins w:id="48" w:author="agustincartaya@outlook.com" w:date="2020-02-20T19:54:00Z">
        <w:r>
          <w:rPr>
            <w:lang w:val="en-US"/>
          </w:rPr>
          <w:t>(</w:t>
        </w:r>
        <w:proofErr w:type="spellStart"/>
        <w:r>
          <w:rPr>
            <w:lang w:val="en-US"/>
          </w:rPr>
          <w:t>FlowLayout</w:t>
        </w:r>
        <w:proofErr w:type="spellEnd"/>
        <w:r>
          <w:rPr>
            <w:lang w:val="en-US"/>
          </w:rPr>
          <w:t>)</w:t>
        </w:r>
      </w:ins>
    </w:p>
    <w:p w14:paraId="7F6C649C" w14:textId="77777777" w:rsidR="00690E09" w:rsidRDefault="00690E09" w:rsidP="00690E09">
      <w:pPr>
        <w:pStyle w:val="Prrafodelista"/>
        <w:numPr>
          <w:ilvl w:val="3"/>
          <w:numId w:val="2"/>
        </w:numPr>
        <w:rPr>
          <w:ins w:id="49" w:author="agustincartaya@outlook.com" w:date="2020-02-20T19:55:00Z"/>
          <w:lang w:val="en-US"/>
        </w:rPr>
      </w:pPr>
      <w:proofErr w:type="spellStart"/>
      <w:ins w:id="50" w:author="agustincartaya@outlook.com" w:date="2020-02-20T19:54:00Z">
        <w:r>
          <w:rPr>
            <w:lang w:val="en-US"/>
          </w:rPr>
          <w:t>JCheckBox</w:t>
        </w:r>
        <w:proofErr w:type="spellEnd"/>
        <w:r>
          <w:rPr>
            <w:lang w:val="en-US"/>
          </w:rPr>
          <w:t xml:space="preserve"> </w:t>
        </w:r>
      </w:ins>
      <w:proofErr w:type="spellStart"/>
      <w:ins w:id="51" w:author="agustincartaya@outlook.com" w:date="2020-02-20T19:55:00Z">
        <w:r w:rsidRPr="00FB3AD1">
          <w:rPr>
            <w:lang w:val="en-US"/>
          </w:rPr>
          <w:t>axesVisibility</w:t>
        </w:r>
        <w:proofErr w:type="spellEnd"/>
        <w:r>
          <w:rPr>
            <w:lang w:val="en-US"/>
          </w:rPr>
          <w:t xml:space="preserve"> “</w:t>
        </w:r>
        <w:r w:rsidRPr="00FB3AD1">
          <w:rPr>
            <w:lang w:val="en-US"/>
          </w:rPr>
          <w:t>Axes</w:t>
        </w:r>
        <w:r>
          <w:rPr>
            <w:lang w:val="en-US"/>
          </w:rPr>
          <w:t>”</w:t>
        </w:r>
      </w:ins>
    </w:p>
    <w:p w14:paraId="7C5CB937" w14:textId="77777777" w:rsidR="00690E09" w:rsidRDefault="00690E09" w:rsidP="00690E09">
      <w:pPr>
        <w:pStyle w:val="Prrafodelista"/>
        <w:numPr>
          <w:ilvl w:val="3"/>
          <w:numId w:val="2"/>
        </w:numPr>
        <w:rPr>
          <w:ins w:id="52" w:author="agustincartaya@outlook.com" w:date="2020-02-20T19:55:00Z"/>
          <w:lang w:val="en-US"/>
        </w:rPr>
      </w:pPr>
      <w:proofErr w:type="spellStart"/>
      <w:ins w:id="53" w:author="agustincartaya@outlook.com" w:date="2020-02-20T19:55:00Z">
        <w:r>
          <w:rPr>
            <w:lang w:val="en-US"/>
          </w:rPr>
          <w:t>JCheckBox</w:t>
        </w:r>
        <w:proofErr w:type="spellEnd"/>
        <w:r>
          <w:rPr>
            <w:lang w:val="en-US"/>
          </w:rPr>
          <w:t xml:space="preserve"> </w:t>
        </w:r>
        <w:proofErr w:type="spellStart"/>
        <w:r w:rsidRPr="00FB3AD1">
          <w:rPr>
            <w:lang w:val="en-US"/>
          </w:rPr>
          <w:t>gridVisibility</w:t>
        </w:r>
        <w:proofErr w:type="spellEnd"/>
        <w:r w:rsidRPr="00FB3AD1">
          <w:rPr>
            <w:lang w:val="en-US"/>
          </w:rPr>
          <w:t xml:space="preserve"> </w:t>
        </w:r>
        <w:r>
          <w:rPr>
            <w:lang w:val="en-US"/>
          </w:rPr>
          <w:t>“Grids”</w:t>
        </w:r>
      </w:ins>
    </w:p>
    <w:p w14:paraId="0C3A7FA0" w14:textId="77777777" w:rsidR="00690E09" w:rsidRDefault="00690E09" w:rsidP="00690E09">
      <w:pPr>
        <w:pStyle w:val="Prrafodelista"/>
        <w:numPr>
          <w:ilvl w:val="3"/>
          <w:numId w:val="2"/>
        </w:numPr>
        <w:rPr>
          <w:ins w:id="54" w:author="agustincartaya@outlook.com" w:date="2020-02-20T19:55:00Z"/>
          <w:lang w:val="en-US"/>
        </w:rPr>
      </w:pPr>
      <w:proofErr w:type="spellStart"/>
      <w:ins w:id="55" w:author="agustincartaya@outlook.com" w:date="2020-02-20T19:55:00Z">
        <w:r>
          <w:rPr>
            <w:lang w:val="en-US"/>
          </w:rPr>
          <w:t>JCheckBox</w:t>
        </w:r>
        <w:proofErr w:type="spellEnd"/>
        <w:r>
          <w:rPr>
            <w:lang w:val="en-US"/>
          </w:rPr>
          <w:t xml:space="preserve"> </w:t>
        </w:r>
        <w:proofErr w:type="spellStart"/>
        <w:r w:rsidRPr="00FB3AD1">
          <w:rPr>
            <w:lang w:val="en-US"/>
          </w:rPr>
          <w:t>labelsVisibility</w:t>
        </w:r>
        <w:proofErr w:type="spellEnd"/>
        <w:r w:rsidRPr="00FB3AD1">
          <w:rPr>
            <w:lang w:val="en-US"/>
          </w:rPr>
          <w:t xml:space="preserve"> </w:t>
        </w:r>
        <w:r>
          <w:rPr>
            <w:lang w:val="en-US"/>
          </w:rPr>
          <w:t>“Labels”</w:t>
        </w:r>
      </w:ins>
    </w:p>
    <w:p w14:paraId="3B3ECE5A" w14:textId="77777777" w:rsidR="00690E09" w:rsidRDefault="00690E09" w:rsidP="00690E09">
      <w:pPr>
        <w:pStyle w:val="Prrafodelista"/>
        <w:numPr>
          <w:ilvl w:val="2"/>
          <w:numId w:val="2"/>
        </w:numPr>
        <w:rPr>
          <w:ins w:id="56" w:author="agustincartaya@outlook.com" w:date="2020-02-20T19:53:00Z"/>
          <w:lang w:val="en-US"/>
        </w:rPr>
        <w:pPrChange w:id="57" w:author="agustincartaya@outlook.com" w:date="2020-02-20T19:55:00Z">
          <w:pPr>
            <w:pStyle w:val="Prrafodelista"/>
            <w:numPr>
              <w:ilvl w:val="1"/>
              <w:numId w:val="2"/>
            </w:numPr>
            <w:ind w:left="1440" w:hanging="360"/>
          </w:pPr>
        </w:pPrChange>
      </w:pPr>
      <w:proofErr w:type="spellStart"/>
      <w:ins w:id="58" w:author="agustincartaya@outlook.com" w:date="2020-02-20T19:56:00Z">
        <w:r w:rsidRPr="00FB3AD1">
          <w:rPr>
            <w:lang w:val="en-US"/>
          </w:rPr>
          <w:t>GraphicSpace</w:t>
        </w:r>
        <w:proofErr w:type="spellEnd"/>
        <w:r>
          <w:rPr>
            <w:lang w:val="en-US"/>
          </w:rPr>
          <w:t>, CENTER</w:t>
        </w:r>
      </w:ins>
    </w:p>
    <w:p w14:paraId="6BBBE28D" w14:textId="77777777" w:rsidR="001F2D50" w:rsidRDefault="001F2D50" w:rsidP="001F2D50">
      <w:pPr>
        <w:rPr>
          <w:lang w:val="en-US"/>
        </w:rPr>
      </w:pPr>
    </w:p>
    <w:p w14:paraId="21EF2745" w14:textId="77777777" w:rsidR="001F2D50" w:rsidRDefault="001F2D50" w:rsidP="001F2D50">
      <w:pPr>
        <w:rPr>
          <w:lang w:val="en-US"/>
        </w:rPr>
      </w:pPr>
    </w:p>
    <w:p w14:paraId="6EC25935" w14:textId="77777777" w:rsidR="001F2D50" w:rsidRDefault="001F2D50" w:rsidP="001F2D50">
      <w:pPr>
        <w:rPr>
          <w:lang w:val="en-US"/>
        </w:rPr>
      </w:pPr>
    </w:p>
    <w:p w14:paraId="30E5299C" w14:textId="77777777" w:rsidR="001F2D50" w:rsidRPr="00FF3E2B" w:rsidRDefault="001F2D50" w:rsidP="001F2D50">
      <w:pPr>
        <w:pStyle w:val="Prrafodelista"/>
        <w:ind w:left="2880"/>
        <w:rPr>
          <w:lang w:val="en-US"/>
        </w:rPr>
      </w:pPr>
    </w:p>
    <w:p w14:paraId="627A1A1D" w14:textId="77777777" w:rsidR="001F2D50" w:rsidRPr="00C518FE" w:rsidRDefault="001F2D50" w:rsidP="001F2D50">
      <w:pPr>
        <w:pStyle w:val="Ttulo3"/>
      </w:pPr>
      <w:bookmarkStart w:id="59" w:name="_Toc33141277"/>
      <w:r w:rsidRPr="00C518FE">
        <w:rPr>
          <w:lang w:val="fr"/>
        </w:rPr>
        <w:lastRenderedPageBreak/>
        <w:t>Éléments</w:t>
      </w:r>
      <w:bookmarkEnd w:id="59"/>
    </w:p>
    <w:p w14:paraId="0148BF94" w14:textId="77777777" w:rsidR="001F2D50" w:rsidRDefault="001F2D50" w:rsidP="001F2D50">
      <w:pPr>
        <w:pStyle w:val="Ttulo4"/>
        <w:ind w:firstLine="708"/>
      </w:pPr>
      <w:bookmarkStart w:id="60" w:name="_Toc33141278"/>
      <w:r w:rsidRPr="00C518FE">
        <w:rPr>
          <w:lang w:val="fr"/>
        </w:rPr>
        <w:t>Barre d’outils (JMenuBar).</w:t>
      </w:r>
      <w:bookmarkEnd w:id="60"/>
    </w:p>
    <w:p w14:paraId="5EEA399A" w14:textId="77777777" w:rsidR="001F2D50" w:rsidRDefault="001F2D50" w:rsidP="001F2D50">
      <w:pPr>
        <w:pStyle w:val="Ttulo5"/>
        <w:ind w:left="708" w:firstLine="708"/>
      </w:pPr>
      <w:bookmarkStart w:id="61" w:name="_Toc33141279"/>
      <w:r w:rsidRPr="00C518FE">
        <w:rPr>
          <w:lang w:val="fr"/>
        </w:rPr>
        <w:t>Menu graphique (JMenu)</w:t>
      </w:r>
      <w:bookmarkEnd w:id="61"/>
    </w:p>
    <w:p w14:paraId="5AB0A28F" w14:textId="61CDA74B" w:rsidR="001F2D50" w:rsidRPr="00690E09" w:rsidRDefault="001F2D50" w:rsidP="001F2D50">
      <w:pPr>
        <w:rPr>
          <w:lang w:val="fr-FR"/>
        </w:rPr>
      </w:pPr>
      <w:r>
        <w:rPr>
          <w:lang w:val="fr"/>
        </w:rPr>
        <w:tab/>
      </w:r>
      <w:r>
        <w:rPr>
          <w:lang w:val="fr"/>
        </w:rPr>
        <w:tab/>
        <w:t xml:space="preserve">Contient des options d’édition ou d’informations </w:t>
      </w:r>
      <w:r w:rsidR="00E10690">
        <w:rPr>
          <w:lang w:val="fr"/>
        </w:rPr>
        <w:t>pour l’espace graphique</w:t>
      </w:r>
    </w:p>
    <w:p w14:paraId="4559368B" w14:textId="77777777" w:rsidR="001F2D50" w:rsidRPr="009429C1" w:rsidRDefault="001F2D50" w:rsidP="001F2D50">
      <w:pPr>
        <w:pStyle w:val="Ttulo6"/>
        <w:rPr>
          <w:lang w:val="fr"/>
        </w:rPr>
      </w:pPr>
      <w:r>
        <w:rPr>
          <w:lang w:val="fr"/>
        </w:rPr>
        <w:tab/>
      </w:r>
      <w:r>
        <w:rPr>
          <w:lang w:val="fr"/>
        </w:rPr>
        <w:tab/>
      </w:r>
      <w:r>
        <w:rPr>
          <w:lang w:val="fr"/>
        </w:rPr>
        <w:tab/>
      </w:r>
      <w:r w:rsidRPr="00C518FE">
        <w:rPr>
          <w:lang w:val="fr"/>
        </w:rPr>
        <w:t>Ajouter des éléments par défaut (JMenuItem)</w:t>
      </w:r>
    </w:p>
    <w:p w14:paraId="0A8E503C" w14:textId="77777777" w:rsidR="001F2D50" w:rsidRPr="009429C1" w:rsidRDefault="001F2D50" w:rsidP="001F2D50">
      <w:pPr>
        <w:ind w:left="2124"/>
        <w:rPr>
          <w:lang w:val="fr"/>
        </w:rPr>
      </w:pPr>
      <w:r w:rsidRPr="00C518FE">
        <w:rPr>
          <w:lang w:val="fr"/>
        </w:rPr>
        <w:t xml:space="preserve">Option qui vous permet d’ajouter les éléments prédéfinis à l’espace graphique, ce </w:t>
      </w:r>
      <w:proofErr w:type="gramStart"/>
      <w:r w:rsidRPr="00C518FE">
        <w:rPr>
          <w:lang w:val="fr"/>
        </w:rPr>
        <w:t>sont:</w:t>
      </w:r>
      <w:proofErr w:type="gramEnd"/>
    </w:p>
    <w:p w14:paraId="10A8CA31" w14:textId="77777777" w:rsidR="001F2D50" w:rsidRPr="00690E09" w:rsidRDefault="001F2D50" w:rsidP="001F2D50">
      <w:pPr>
        <w:pStyle w:val="Prrafodelista"/>
        <w:numPr>
          <w:ilvl w:val="0"/>
          <w:numId w:val="3"/>
        </w:numPr>
        <w:rPr>
          <w:lang w:val="fr-FR"/>
        </w:rPr>
      </w:pPr>
      <w:r>
        <w:rPr>
          <w:lang w:val="fr"/>
        </w:rPr>
        <w:t>4 points avec des coordonnées aléatoires et 3 d’entre eux avec des couleurs aléatoires, en plus le premier point est réglé pour ne pas être visible,</w:t>
      </w:r>
    </w:p>
    <w:p w14:paraId="36617CB6" w14:textId="03F6DB85" w:rsidR="001F2D50" w:rsidRPr="00690E09" w:rsidRDefault="001F2D50" w:rsidP="001F2D50">
      <w:pPr>
        <w:pStyle w:val="Prrafodelista"/>
        <w:numPr>
          <w:ilvl w:val="0"/>
          <w:numId w:val="3"/>
        </w:numPr>
        <w:rPr>
          <w:lang w:val="fr-FR"/>
        </w:rPr>
      </w:pPr>
      <w:r>
        <w:rPr>
          <w:lang w:val="fr"/>
        </w:rPr>
        <w:t xml:space="preserve">2 cercles C1 et C2 avec leurs </w:t>
      </w:r>
      <w:r w:rsidR="00E10690">
        <w:rPr>
          <w:lang w:val="fr"/>
        </w:rPr>
        <w:t>centres</w:t>
      </w:r>
      <w:r>
        <w:rPr>
          <w:lang w:val="fr"/>
        </w:rPr>
        <w:t xml:space="preserve"> en P1 et P2 respectivement et rayons aléatoires</w:t>
      </w:r>
    </w:p>
    <w:p w14:paraId="54FA33D3" w14:textId="77777777" w:rsidR="001F2D50" w:rsidRPr="00690E09" w:rsidRDefault="001F2D50" w:rsidP="001F2D50">
      <w:pPr>
        <w:pStyle w:val="Prrafodelista"/>
        <w:numPr>
          <w:ilvl w:val="0"/>
          <w:numId w:val="3"/>
        </w:numPr>
        <w:rPr>
          <w:lang w:val="fr-FR"/>
        </w:rPr>
      </w:pPr>
      <w:r>
        <w:rPr>
          <w:lang w:val="fr"/>
        </w:rPr>
        <w:t>2 lignes L1 et L2 dont les extrémités sont P1-P4 et P2-P3 respectivement</w:t>
      </w:r>
    </w:p>
    <w:p w14:paraId="1DA2FA19" w14:textId="72A0E2CB" w:rsidR="001F2D50" w:rsidRPr="00690E09" w:rsidRDefault="001F2D50" w:rsidP="001F2D50">
      <w:pPr>
        <w:pStyle w:val="Prrafodelista"/>
        <w:numPr>
          <w:ilvl w:val="0"/>
          <w:numId w:val="3"/>
        </w:numPr>
        <w:rPr>
          <w:lang w:val="fr-FR"/>
        </w:rPr>
      </w:pPr>
      <w:r>
        <w:rPr>
          <w:lang w:val="fr"/>
        </w:rPr>
        <w:t xml:space="preserve">1 Triangle dont les </w:t>
      </w:r>
      <w:r w:rsidR="00E10690">
        <w:rPr>
          <w:lang w:val="fr"/>
        </w:rPr>
        <w:t xml:space="preserve">extrémités </w:t>
      </w:r>
      <w:r>
        <w:rPr>
          <w:lang w:val="fr"/>
        </w:rPr>
        <w:t>sont P</w:t>
      </w:r>
      <w:proofErr w:type="gramStart"/>
      <w:r>
        <w:rPr>
          <w:lang w:val="fr"/>
        </w:rPr>
        <w:t>1,P</w:t>
      </w:r>
      <w:proofErr w:type="gramEnd"/>
      <w:r>
        <w:rPr>
          <w:lang w:val="fr"/>
        </w:rPr>
        <w:t>2,P3</w:t>
      </w:r>
    </w:p>
    <w:p w14:paraId="10615FC3" w14:textId="082E6CA7" w:rsidR="001F2D50" w:rsidRPr="00690E09" w:rsidRDefault="001F2D50" w:rsidP="001F2D50">
      <w:pPr>
        <w:pStyle w:val="Prrafodelista"/>
        <w:numPr>
          <w:ilvl w:val="0"/>
          <w:numId w:val="3"/>
        </w:numPr>
        <w:rPr>
          <w:lang w:val="fr-FR"/>
        </w:rPr>
      </w:pPr>
      <w:r>
        <w:rPr>
          <w:lang w:val="fr"/>
        </w:rPr>
        <w:t xml:space="preserve">1 rectangle avec </w:t>
      </w:r>
      <w:r w:rsidR="00E10690">
        <w:rPr>
          <w:lang w:val="fr"/>
        </w:rPr>
        <w:t>dont l’extrémité supérieure gauche est</w:t>
      </w:r>
      <w:r>
        <w:rPr>
          <w:lang w:val="fr"/>
        </w:rPr>
        <w:t xml:space="preserve"> P4 et la largeur et la longueur </w:t>
      </w:r>
      <w:r w:rsidR="00E10690">
        <w:rPr>
          <w:lang w:val="fr"/>
        </w:rPr>
        <w:t xml:space="preserve">sont </w:t>
      </w:r>
      <w:r>
        <w:rPr>
          <w:lang w:val="fr"/>
        </w:rPr>
        <w:t>aléatoire</w:t>
      </w:r>
      <w:r w:rsidR="00E10690">
        <w:rPr>
          <w:lang w:val="fr"/>
        </w:rPr>
        <w:t>s</w:t>
      </w:r>
    </w:p>
    <w:p w14:paraId="02A364AE" w14:textId="77777777" w:rsidR="001F2D50" w:rsidRPr="00690E09" w:rsidRDefault="001F2D50" w:rsidP="001F2D50">
      <w:pPr>
        <w:pStyle w:val="Ttulo6"/>
        <w:ind w:left="1416" w:firstLine="708"/>
        <w:rPr>
          <w:lang w:val="fr-FR"/>
        </w:rPr>
      </w:pPr>
      <w:r w:rsidRPr="00C518FE">
        <w:rPr>
          <w:lang w:val="fr"/>
        </w:rPr>
        <w:t>Description des éléments (</w:t>
      </w:r>
      <w:proofErr w:type="spellStart"/>
      <w:r w:rsidRPr="00C518FE">
        <w:rPr>
          <w:lang w:val="fr"/>
        </w:rPr>
        <w:t>JMenuItem</w:t>
      </w:r>
      <w:proofErr w:type="spellEnd"/>
      <w:r w:rsidRPr="00C518FE">
        <w:rPr>
          <w:lang w:val="fr"/>
        </w:rPr>
        <w:t>)</w:t>
      </w:r>
    </w:p>
    <w:p w14:paraId="515A1A76" w14:textId="77777777" w:rsidR="001F2D50" w:rsidRPr="00690E09" w:rsidRDefault="001F2D50" w:rsidP="001F2D50">
      <w:pPr>
        <w:ind w:left="2124" w:firstLine="6"/>
        <w:rPr>
          <w:lang w:val="fr-FR"/>
        </w:rPr>
      </w:pPr>
      <w:r w:rsidRPr="00C518FE">
        <w:rPr>
          <w:lang w:val="fr"/>
        </w:rPr>
        <w:t>Possibilité d’afficher les informations du panneau sur les éléments du graphique</w:t>
      </w:r>
    </w:p>
    <w:p w14:paraId="08B60401" w14:textId="77777777" w:rsidR="001F2D50" w:rsidRPr="00690E09" w:rsidRDefault="001F2D50" w:rsidP="001F2D50">
      <w:pPr>
        <w:pStyle w:val="Ttulo5"/>
        <w:ind w:left="708" w:firstLine="708"/>
        <w:rPr>
          <w:lang w:val="fr-FR"/>
        </w:rPr>
      </w:pPr>
      <w:bookmarkStart w:id="62" w:name="_Toc33141280"/>
      <w:r w:rsidRPr="001F2D50">
        <w:rPr>
          <w:lang w:val="fr"/>
        </w:rPr>
        <w:t>Préférences de menu (</w:t>
      </w:r>
      <w:proofErr w:type="spellStart"/>
      <w:r w:rsidRPr="001F2D50">
        <w:rPr>
          <w:lang w:val="fr"/>
        </w:rPr>
        <w:t>JMenu</w:t>
      </w:r>
      <w:proofErr w:type="spellEnd"/>
      <w:r w:rsidRPr="001F2D50">
        <w:rPr>
          <w:lang w:val="fr"/>
        </w:rPr>
        <w:t>)</w:t>
      </w:r>
      <w:bookmarkEnd w:id="62"/>
    </w:p>
    <w:p w14:paraId="49C44A64" w14:textId="21297EAF" w:rsidR="001F2D50" w:rsidRPr="00690E09" w:rsidRDefault="001F2D50" w:rsidP="001F2D50">
      <w:pPr>
        <w:rPr>
          <w:lang w:val="fr-FR"/>
        </w:rPr>
      </w:pPr>
      <w:r>
        <w:rPr>
          <w:lang w:val="fr"/>
        </w:rPr>
        <w:tab/>
      </w:r>
      <w:r>
        <w:rPr>
          <w:lang w:val="fr"/>
        </w:rPr>
        <w:tab/>
        <w:t>Contient des options pour la personnalisation des fenêtres</w:t>
      </w:r>
      <w:r w:rsidR="00E10690">
        <w:rPr>
          <w:lang w:val="fr"/>
        </w:rPr>
        <w:t xml:space="preserve"> </w:t>
      </w:r>
    </w:p>
    <w:p w14:paraId="0A66C8BB" w14:textId="20A09F1E" w:rsidR="001F2D50" w:rsidRPr="00690E09" w:rsidRDefault="00E10690" w:rsidP="001F2D50">
      <w:pPr>
        <w:pStyle w:val="Ttulo6"/>
        <w:ind w:left="1416" w:firstLine="708"/>
        <w:rPr>
          <w:lang w:val="fr-FR"/>
        </w:rPr>
      </w:pPr>
      <w:proofErr w:type="spellStart"/>
      <w:r w:rsidRPr="00690E09">
        <w:rPr>
          <w:lang w:val="fr-FR"/>
        </w:rPr>
        <w:t>Colors</w:t>
      </w:r>
      <w:proofErr w:type="spellEnd"/>
      <w:r w:rsidRPr="00690E09">
        <w:rPr>
          <w:lang w:val="fr-FR"/>
        </w:rPr>
        <w:t xml:space="preserve"> </w:t>
      </w:r>
      <w:r w:rsidR="001F2D50" w:rsidRPr="001F2D50">
        <w:rPr>
          <w:lang w:val="fr"/>
        </w:rPr>
        <w:t>(</w:t>
      </w:r>
      <w:proofErr w:type="spellStart"/>
      <w:r w:rsidR="001F2D50" w:rsidRPr="001F2D50">
        <w:rPr>
          <w:lang w:val="fr"/>
        </w:rPr>
        <w:t>JMenuItem</w:t>
      </w:r>
      <w:proofErr w:type="spellEnd"/>
      <w:r w:rsidR="001F2D50" w:rsidRPr="001F2D50">
        <w:rPr>
          <w:lang w:val="fr"/>
        </w:rPr>
        <w:t>)</w:t>
      </w:r>
    </w:p>
    <w:p w14:paraId="242F5EB7" w14:textId="77777777" w:rsidR="001F2D50" w:rsidRPr="00690E09" w:rsidRDefault="001F2D50" w:rsidP="001F2D50">
      <w:pPr>
        <w:ind w:left="2124" w:firstLine="6"/>
        <w:rPr>
          <w:lang w:val="fr-FR"/>
        </w:rPr>
      </w:pPr>
      <w:r w:rsidRPr="00C518FE">
        <w:rPr>
          <w:lang w:val="fr"/>
        </w:rPr>
        <w:t>Option qui vous permet d’afficher le panneau pour l’édition de couleur</w:t>
      </w:r>
    </w:p>
    <w:p w14:paraId="48514F79" w14:textId="77777777" w:rsidR="001F2D50" w:rsidRPr="00690E09" w:rsidRDefault="001F2D50" w:rsidP="001F2D50">
      <w:pPr>
        <w:pStyle w:val="Ttulo6"/>
        <w:ind w:left="1416" w:firstLine="708"/>
        <w:rPr>
          <w:lang w:val="fr-FR"/>
        </w:rPr>
      </w:pPr>
      <w:r w:rsidRPr="00C518FE">
        <w:rPr>
          <w:lang w:val="fr"/>
        </w:rPr>
        <w:t>Fonts (</w:t>
      </w:r>
      <w:proofErr w:type="spellStart"/>
      <w:r w:rsidRPr="00C518FE">
        <w:rPr>
          <w:lang w:val="fr"/>
        </w:rPr>
        <w:t>JMenuItem</w:t>
      </w:r>
      <w:proofErr w:type="spellEnd"/>
      <w:r w:rsidRPr="00C518FE">
        <w:rPr>
          <w:lang w:val="fr"/>
        </w:rPr>
        <w:t>)</w:t>
      </w:r>
    </w:p>
    <w:p w14:paraId="7262A940" w14:textId="77777777" w:rsidR="001F2D50" w:rsidRPr="00690E09" w:rsidRDefault="001F2D50" w:rsidP="001F2D50">
      <w:pPr>
        <w:ind w:left="2124" w:firstLine="6"/>
        <w:rPr>
          <w:lang w:val="fr-FR"/>
        </w:rPr>
      </w:pPr>
      <w:r w:rsidRPr="00C518FE">
        <w:rPr>
          <w:lang w:val="fr"/>
        </w:rPr>
        <w:t>Option qui vous permet d’afficher le panneau pour l’édition de polices</w:t>
      </w:r>
    </w:p>
    <w:p w14:paraId="4E03E35A" w14:textId="77777777" w:rsidR="001F2D50" w:rsidRPr="00690E09" w:rsidRDefault="001F2D50" w:rsidP="001F2D50">
      <w:pPr>
        <w:ind w:left="2124" w:firstLine="6"/>
        <w:rPr>
          <w:lang w:val="fr-FR"/>
        </w:rPr>
      </w:pPr>
    </w:p>
    <w:p w14:paraId="0635CB24" w14:textId="77777777" w:rsidR="001F2D50" w:rsidRPr="00690E09" w:rsidRDefault="001F2D50" w:rsidP="001F2D50">
      <w:pPr>
        <w:pStyle w:val="Ttulo4"/>
        <w:ind w:firstLine="708"/>
        <w:rPr>
          <w:lang w:val="fr-FR"/>
        </w:rPr>
      </w:pPr>
      <w:bookmarkStart w:id="63" w:name="_Toc33141281"/>
      <w:r>
        <w:rPr>
          <w:lang w:val="fr"/>
        </w:rPr>
        <w:t>Liste (</w:t>
      </w:r>
      <w:proofErr w:type="spellStart"/>
      <w:r>
        <w:rPr>
          <w:lang w:val="fr"/>
        </w:rPr>
        <w:t>JList</w:t>
      </w:r>
      <w:proofErr w:type="spellEnd"/>
      <w:r>
        <w:rPr>
          <w:lang w:val="fr"/>
        </w:rPr>
        <w:t>)</w:t>
      </w:r>
      <w:bookmarkEnd w:id="63"/>
    </w:p>
    <w:p w14:paraId="58BED694" w14:textId="77777777" w:rsidR="001F2D50" w:rsidRPr="00690E09" w:rsidRDefault="001F2D50" w:rsidP="001F2D50">
      <w:pPr>
        <w:ind w:left="705"/>
        <w:rPr>
          <w:lang w:val="fr-FR"/>
        </w:rPr>
      </w:pPr>
      <w:r>
        <w:rPr>
          <w:lang w:val="fr"/>
        </w:rPr>
        <w:t>Liste qui contient tous les éléments ajoutés à l’espace graphique, permet la sélection des éléments et lorsque la souris est sur l’un d’eux, il change de couleur dans l’espace graphique</w:t>
      </w:r>
    </w:p>
    <w:p w14:paraId="2C3AD5F1" w14:textId="0C223DE6" w:rsidR="001F2D50" w:rsidRPr="00690E09" w:rsidRDefault="00CC470C" w:rsidP="001F2D50">
      <w:pPr>
        <w:pStyle w:val="Ttulo4"/>
        <w:ind w:firstLine="708"/>
        <w:rPr>
          <w:lang w:val="fr-FR"/>
        </w:rPr>
      </w:pPr>
      <w:bookmarkStart w:id="64" w:name="_Toc33141282"/>
      <w:proofErr w:type="spellStart"/>
      <w:r w:rsidRPr="00690E09">
        <w:rPr>
          <w:lang w:val="fr-FR"/>
        </w:rPr>
        <w:t>Add</w:t>
      </w:r>
      <w:proofErr w:type="spellEnd"/>
      <w:r w:rsidRPr="00690E09">
        <w:rPr>
          <w:lang w:val="fr-FR"/>
        </w:rPr>
        <w:t xml:space="preserve"> </w:t>
      </w:r>
      <w:r w:rsidR="001F2D50">
        <w:rPr>
          <w:lang w:val="fr"/>
        </w:rPr>
        <w:t>(</w:t>
      </w:r>
      <w:proofErr w:type="spellStart"/>
      <w:r w:rsidR="001F2D50">
        <w:rPr>
          <w:lang w:val="fr"/>
        </w:rPr>
        <w:t>JButton</w:t>
      </w:r>
      <w:proofErr w:type="spellEnd"/>
      <w:r w:rsidR="001F2D50">
        <w:rPr>
          <w:lang w:val="fr"/>
        </w:rPr>
        <w:t>)</w:t>
      </w:r>
      <w:bookmarkEnd w:id="64"/>
    </w:p>
    <w:p w14:paraId="682E40C9" w14:textId="77777777" w:rsidR="001F2D50" w:rsidRPr="00690E09" w:rsidRDefault="001F2D50" w:rsidP="001F2D50">
      <w:pPr>
        <w:ind w:left="705"/>
        <w:rPr>
          <w:lang w:val="fr-FR"/>
        </w:rPr>
      </w:pPr>
      <w:r>
        <w:rPr>
          <w:lang w:val="fr"/>
        </w:rPr>
        <w:t>Un bouton qui vous permet d’ajouter un nouvel élément à l’espace graphique. Déplier le formulaire pour ajouter le nouvel élément</w:t>
      </w:r>
    </w:p>
    <w:p w14:paraId="51784EBD" w14:textId="1EE04BC7" w:rsidR="001F2D50" w:rsidRPr="00690E09" w:rsidRDefault="00CC470C" w:rsidP="001F2D50">
      <w:pPr>
        <w:pStyle w:val="Ttulo4"/>
        <w:ind w:firstLine="708"/>
        <w:rPr>
          <w:lang w:val="fr-FR"/>
        </w:rPr>
      </w:pPr>
      <w:bookmarkStart w:id="65" w:name="_Toc33141283"/>
      <w:r>
        <w:rPr>
          <w:lang w:val="fr"/>
        </w:rPr>
        <w:t>Clear</w:t>
      </w:r>
      <w:r w:rsidR="001F2D50">
        <w:rPr>
          <w:lang w:val="fr"/>
        </w:rPr>
        <w:t xml:space="preserve"> (</w:t>
      </w:r>
      <w:proofErr w:type="spellStart"/>
      <w:r w:rsidR="001F2D50">
        <w:rPr>
          <w:lang w:val="fr"/>
        </w:rPr>
        <w:t>JButton</w:t>
      </w:r>
      <w:proofErr w:type="spellEnd"/>
      <w:r w:rsidR="001F2D50">
        <w:rPr>
          <w:lang w:val="fr"/>
        </w:rPr>
        <w:t>)</w:t>
      </w:r>
      <w:bookmarkEnd w:id="65"/>
    </w:p>
    <w:p w14:paraId="0F717BD5" w14:textId="77777777" w:rsidR="001F2D50" w:rsidRPr="00690E09" w:rsidRDefault="001F2D50" w:rsidP="001F2D50">
      <w:pPr>
        <w:rPr>
          <w:lang w:val="fr-FR"/>
        </w:rPr>
      </w:pPr>
      <w:r>
        <w:rPr>
          <w:lang w:val="fr"/>
        </w:rPr>
        <w:tab/>
        <w:t>Bouton qui vous permet de supprimer les éléments sélectionnés dans la liste</w:t>
      </w:r>
    </w:p>
    <w:p w14:paraId="0FA865AF" w14:textId="77777777" w:rsidR="001F2D50" w:rsidRPr="00690E09" w:rsidRDefault="001F2D50" w:rsidP="001F2D50">
      <w:pPr>
        <w:pStyle w:val="Ttulo4"/>
        <w:ind w:firstLine="708"/>
        <w:rPr>
          <w:lang w:val="fr-FR"/>
        </w:rPr>
      </w:pPr>
      <w:bookmarkStart w:id="66" w:name="_Toc33141284"/>
      <w:r>
        <w:rPr>
          <w:lang w:val="fr"/>
        </w:rPr>
        <w:t>Clear All (</w:t>
      </w:r>
      <w:proofErr w:type="spellStart"/>
      <w:r>
        <w:rPr>
          <w:lang w:val="fr"/>
        </w:rPr>
        <w:t>JButton</w:t>
      </w:r>
      <w:proofErr w:type="spellEnd"/>
      <w:r>
        <w:rPr>
          <w:lang w:val="fr"/>
        </w:rPr>
        <w:t>)</w:t>
      </w:r>
      <w:bookmarkEnd w:id="66"/>
    </w:p>
    <w:p w14:paraId="4A51B31B" w14:textId="77777777" w:rsidR="001F2D50" w:rsidRPr="00690E09" w:rsidRDefault="001F2D50" w:rsidP="001F2D50">
      <w:pPr>
        <w:rPr>
          <w:lang w:val="fr-FR"/>
        </w:rPr>
      </w:pPr>
      <w:r>
        <w:rPr>
          <w:lang w:val="fr"/>
        </w:rPr>
        <w:tab/>
        <w:t>Un bouton qui vous permet de supprimer tous les éléments de la liste</w:t>
      </w:r>
    </w:p>
    <w:p w14:paraId="3B50E60E" w14:textId="77777777" w:rsidR="001F2D50" w:rsidRPr="00690E09" w:rsidRDefault="001F2D50" w:rsidP="001F2D50">
      <w:pPr>
        <w:pStyle w:val="Ttulo4"/>
        <w:ind w:firstLine="708"/>
        <w:rPr>
          <w:lang w:val="fr-FR"/>
        </w:rPr>
      </w:pPr>
      <w:bookmarkStart w:id="67" w:name="_Toc33141285"/>
      <w:r>
        <w:rPr>
          <w:lang w:val="fr"/>
        </w:rPr>
        <w:lastRenderedPageBreak/>
        <w:t>Axes (</w:t>
      </w:r>
      <w:proofErr w:type="spellStart"/>
      <w:r>
        <w:rPr>
          <w:lang w:val="fr"/>
        </w:rPr>
        <w:t>JCheckBox</w:t>
      </w:r>
      <w:proofErr w:type="spellEnd"/>
      <w:r>
        <w:rPr>
          <w:lang w:val="fr"/>
        </w:rPr>
        <w:t>)</w:t>
      </w:r>
      <w:bookmarkEnd w:id="67"/>
    </w:p>
    <w:p w14:paraId="2996795C" w14:textId="5EF4BF9D" w:rsidR="001F2D50" w:rsidRPr="00690E09" w:rsidRDefault="00CC470C" w:rsidP="009429C1">
      <w:pPr>
        <w:ind w:left="705"/>
        <w:rPr>
          <w:lang w:val="fr-FR"/>
        </w:rPr>
      </w:pPr>
      <w:proofErr w:type="spellStart"/>
      <w:r w:rsidRPr="00690E09">
        <w:rPr>
          <w:lang w:val="fr-FR"/>
        </w:rPr>
        <w:t>CheckBox</w:t>
      </w:r>
      <w:proofErr w:type="spellEnd"/>
      <w:r w:rsidRPr="00690E09">
        <w:rPr>
          <w:lang w:val="fr-FR"/>
        </w:rPr>
        <w:t xml:space="preserve"> </w:t>
      </w:r>
      <w:r w:rsidR="001F2D50">
        <w:rPr>
          <w:lang w:val="fr"/>
        </w:rPr>
        <w:t>qui permet d’afficher ou de ne pas afficher les axes principaux dans l’espace graphique</w:t>
      </w:r>
    </w:p>
    <w:p w14:paraId="0CBA82D6" w14:textId="77777777" w:rsidR="001F2D50" w:rsidRPr="00690E09" w:rsidRDefault="001F2D50" w:rsidP="001F2D50">
      <w:pPr>
        <w:pStyle w:val="Ttulo4"/>
        <w:ind w:firstLine="708"/>
        <w:rPr>
          <w:lang w:val="fr-FR"/>
        </w:rPr>
      </w:pPr>
      <w:bookmarkStart w:id="68" w:name="_Toc33141286"/>
      <w:r>
        <w:rPr>
          <w:lang w:val="fr"/>
        </w:rPr>
        <w:t>Grilles (</w:t>
      </w:r>
      <w:proofErr w:type="spellStart"/>
      <w:r>
        <w:rPr>
          <w:lang w:val="fr"/>
        </w:rPr>
        <w:t>JCheckBox</w:t>
      </w:r>
      <w:proofErr w:type="spellEnd"/>
      <w:r>
        <w:rPr>
          <w:lang w:val="fr"/>
        </w:rPr>
        <w:t>)</w:t>
      </w:r>
      <w:bookmarkEnd w:id="68"/>
    </w:p>
    <w:p w14:paraId="6A39F8FF" w14:textId="309A09BA" w:rsidR="001F2D50" w:rsidRPr="00690E09" w:rsidRDefault="001F2D50" w:rsidP="001F2D50">
      <w:pPr>
        <w:rPr>
          <w:lang w:val="fr-FR"/>
        </w:rPr>
      </w:pPr>
      <w:r>
        <w:rPr>
          <w:lang w:val="fr"/>
        </w:rPr>
        <w:tab/>
      </w:r>
      <w:proofErr w:type="spellStart"/>
      <w:r w:rsidR="00CC470C" w:rsidRPr="00690E09">
        <w:rPr>
          <w:lang w:val="fr-FR"/>
        </w:rPr>
        <w:t>CheckBox</w:t>
      </w:r>
      <w:proofErr w:type="spellEnd"/>
      <w:r w:rsidR="00CC470C" w:rsidRPr="00690E09">
        <w:rPr>
          <w:lang w:val="fr-FR"/>
        </w:rPr>
        <w:t xml:space="preserve"> </w:t>
      </w:r>
      <w:r>
        <w:rPr>
          <w:lang w:val="fr"/>
        </w:rPr>
        <w:t>qui permet d’afficher ou de guider les lignes dans l’espace graphique</w:t>
      </w:r>
    </w:p>
    <w:p w14:paraId="4D1243C0" w14:textId="77777777" w:rsidR="001F2D50" w:rsidRPr="00690E09" w:rsidRDefault="001F2D50" w:rsidP="001F2D50">
      <w:pPr>
        <w:pStyle w:val="Ttulo4"/>
        <w:ind w:firstLine="708"/>
        <w:rPr>
          <w:lang w:val="fr-FR"/>
        </w:rPr>
      </w:pPr>
      <w:bookmarkStart w:id="69" w:name="_Toc33141287"/>
      <w:r>
        <w:rPr>
          <w:lang w:val="fr"/>
        </w:rPr>
        <w:t>Étiquettes (</w:t>
      </w:r>
      <w:proofErr w:type="spellStart"/>
      <w:r>
        <w:rPr>
          <w:lang w:val="fr"/>
        </w:rPr>
        <w:t>JCheckBox</w:t>
      </w:r>
      <w:proofErr w:type="spellEnd"/>
      <w:r>
        <w:rPr>
          <w:lang w:val="fr"/>
        </w:rPr>
        <w:t>)</w:t>
      </w:r>
      <w:bookmarkEnd w:id="69"/>
    </w:p>
    <w:p w14:paraId="221CF6DE" w14:textId="7E2C36C1" w:rsidR="001F2D50" w:rsidRPr="00690E09" w:rsidRDefault="00CC470C" w:rsidP="007C68F8">
      <w:pPr>
        <w:ind w:left="705"/>
        <w:rPr>
          <w:lang w:val="fr-FR"/>
        </w:rPr>
      </w:pPr>
      <w:proofErr w:type="spellStart"/>
      <w:r w:rsidRPr="00690E09">
        <w:rPr>
          <w:lang w:val="fr-FR"/>
        </w:rPr>
        <w:t>CheckBox</w:t>
      </w:r>
      <w:proofErr w:type="spellEnd"/>
      <w:r w:rsidRPr="00690E09">
        <w:rPr>
          <w:lang w:val="fr-FR"/>
        </w:rPr>
        <w:t xml:space="preserve"> </w:t>
      </w:r>
      <w:r w:rsidR="001F2D50">
        <w:rPr>
          <w:lang w:val="fr"/>
        </w:rPr>
        <w:t xml:space="preserve">qui permet d’afficher la </w:t>
      </w:r>
      <w:proofErr w:type="spellStart"/>
      <w:r w:rsidR="001F2D50">
        <w:rPr>
          <w:lang w:val="fr"/>
        </w:rPr>
        <w:t>numérotisation</w:t>
      </w:r>
      <w:proofErr w:type="spellEnd"/>
      <w:r w:rsidR="001F2D50">
        <w:rPr>
          <w:lang w:val="fr"/>
        </w:rPr>
        <w:t xml:space="preserve"> des divisions dans l’espace graphique</w:t>
      </w:r>
    </w:p>
    <w:p w14:paraId="6DF3629A" w14:textId="20C4E0AD" w:rsidR="007C68F8" w:rsidRPr="007C68F8" w:rsidRDefault="007C68F8" w:rsidP="007C68F8">
      <w:pPr>
        <w:pStyle w:val="Ttulo4"/>
        <w:ind w:firstLine="708"/>
        <w:rPr>
          <w:lang w:val="fr"/>
        </w:rPr>
      </w:pPr>
      <w:proofErr w:type="spellStart"/>
      <w:r>
        <w:t>Lock</w:t>
      </w:r>
      <w:proofErr w:type="spellEnd"/>
      <w:r>
        <w:t xml:space="preserve"> </w:t>
      </w:r>
      <w:r w:rsidRPr="007C68F8">
        <w:rPr>
          <w:lang w:val="fr"/>
        </w:rPr>
        <w:t>(</w:t>
      </w:r>
      <w:proofErr w:type="spellStart"/>
      <w:r w:rsidRPr="007C68F8">
        <w:rPr>
          <w:lang w:val="fr"/>
        </w:rPr>
        <w:t>JRadioButton</w:t>
      </w:r>
      <w:proofErr w:type="spellEnd"/>
      <w:r w:rsidRPr="007C68F8">
        <w:rPr>
          <w:lang w:val="fr"/>
        </w:rPr>
        <w:t>)</w:t>
      </w:r>
    </w:p>
    <w:p w14:paraId="2D1A902E" w14:textId="77777777" w:rsidR="007C68F8" w:rsidRPr="007C68F8" w:rsidRDefault="007C68F8" w:rsidP="007C68F8">
      <w:pPr>
        <w:ind w:left="705"/>
        <w:rPr>
          <w:lang w:val="fr-FR"/>
        </w:rPr>
      </w:pPr>
      <w:r w:rsidRPr="007C68F8">
        <w:rPr>
          <w:lang w:val="fr-FR"/>
        </w:rPr>
        <w:t>Si ce bouton radio est sélectionné, aucun élément ne peut être ajouté ou supprimé.</w:t>
      </w:r>
    </w:p>
    <w:p w14:paraId="6F19ED47" w14:textId="097C6C24" w:rsidR="007C68F8" w:rsidRPr="007C68F8" w:rsidRDefault="007C68F8" w:rsidP="007C68F8">
      <w:pPr>
        <w:pStyle w:val="Ttulo4"/>
        <w:ind w:firstLine="708"/>
        <w:rPr>
          <w:lang w:val="fr"/>
        </w:rPr>
      </w:pPr>
      <w:proofErr w:type="spellStart"/>
      <w:r>
        <w:t>Unlock</w:t>
      </w:r>
      <w:proofErr w:type="spellEnd"/>
      <w:r>
        <w:t xml:space="preserve"> </w:t>
      </w:r>
      <w:r w:rsidRPr="007C68F8">
        <w:rPr>
          <w:lang w:val="fr"/>
        </w:rPr>
        <w:t>(</w:t>
      </w:r>
      <w:proofErr w:type="spellStart"/>
      <w:r w:rsidRPr="007C68F8">
        <w:rPr>
          <w:lang w:val="fr"/>
        </w:rPr>
        <w:t>JRadioButton</w:t>
      </w:r>
      <w:proofErr w:type="spellEnd"/>
      <w:r w:rsidRPr="007C68F8">
        <w:rPr>
          <w:lang w:val="fr"/>
        </w:rPr>
        <w:t>)</w:t>
      </w:r>
    </w:p>
    <w:p w14:paraId="4C375FCA" w14:textId="50B0C251" w:rsidR="001F2D50" w:rsidRPr="00690E09" w:rsidRDefault="007C68F8" w:rsidP="007C68F8">
      <w:pPr>
        <w:ind w:left="705"/>
        <w:rPr>
          <w:lang w:val="fr-FR"/>
        </w:rPr>
      </w:pPr>
      <w:r w:rsidRPr="007C68F8">
        <w:rPr>
          <w:lang w:val="fr-FR"/>
        </w:rPr>
        <w:t>Si ce bouton radio est sélectionné, des éléments peuvent être ajoutés et supprimés.</w:t>
      </w:r>
    </w:p>
    <w:p w14:paraId="0362AA9E" w14:textId="77777777" w:rsidR="001F2D50" w:rsidRPr="00690E09" w:rsidRDefault="001F2D50" w:rsidP="001F2D50">
      <w:pPr>
        <w:rPr>
          <w:lang w:val="fr-FR"/>
        </w:rPr>
      </w:pPr>
    </w:p>
    <w:p w14:paraId="7B3827E4" w14:textId="77777777" w:rsidR="001F2D50" w:rsidRPr="00690E09" w:rsidRDefault="001F2D50" w:rsidP="001F2D50">
      <w:pPr>
        <w:rPr>
          <w:lang w:val="fr-FR"/>
        </w:rPr>
      </w:pPr>
      <w:r w:rsidRPr="00690E09">
        <w:rPr>
          <w:lang w:val="fr-FR"/>
        </w:rPr>
        <w:tab/>
      </w:r>
    </w:p>
    <w:p w14:paraId="345F5462" w14:textId="77777777" w:rsidR="001F2D50" w:rsidRPr="00690E09" w:rsidRDefault="001F2D50" w:rsidP="001F2D50">
      <w:pPr>
        <w:rPr>
          <w:lang w:val="fr-FR"/>
        </w:rPr>
      </w:pPr>
      <w:bookmarkStart w:id="70" w:name="_GoBack"/>
      <w:bookmarkEnd w:id="70"/>
    </w:p>
    <w:p w14:paraId="4835057F" w14:textId="77777777" w:rsidR="001F2D50" w:rsidRPr="00690E09" w:rsidRDefault="001F2D50" w:rsidP="001F2D50">
      <w:pPr>
        <w:rPr>
          <w:lang w:val="fr-FR"/>
        </w:rPr>
      </w:pPr>
      <w:r w:rsidRPr="00690E09">
        <w:rPr>
          <w:lang w:val="fr-FR"/>
        </w:rPr>
        <w:tab/>
      </w:r>
    </w:p>
    <w:p w14:paraId="3520C76F" w14:textId="77777777" w:rsidR="001F2D50" w:rsidRPr="00690E09" w:rsidRDefault="001F2D50" w:rsidP="001F2D50">
      <w:pPr>
        <w:rPr>
          <w:lang w:val="fr-FR"/>
        </w:rPr>
      </w:pPr>
      <w:r w:rsidRPr="00690E09">
        <w:rPr>
          <w:lang w:val="fr-FR"/>
        </w:rPr>
        <w:br w:type="page"/>
      </w:r>
    </w:p>
    <w:p w14:paraId="458FAF30" w14:textId="6002FBDC" w:rsidR="001F2D50" w:rsidRPr="00690E09" w:rsidRDefault="00740712" w:rsidP="001F2D50">
      <w:pPr>
        <w:pStyle w:val="Ttulo2"/>
        <w:rPr>
          <w:lang w:val="fr-FR"/>
        </w:rPr>
      </w:pPr>
      <w:bookmarkStart w:id="71" w:name="_Toc33141288"/>
      <w:proofErr w:type="spellStart"/>
      <w:r w:rsidRPr="00C518FE">
        <w:rPr>
          <w:lang w:val="fr"/>
        </w:rPr>
        <w:lastRenderedPageBreak/>
        <w:t>Form</w:t>
      </w:r>
      <w:proofErr w:type="spellEnd"/>
      <w:r w:rsidRPr="00C518FE">
        <w:rPr>
          <w:lang w:val="fr"/>
        </w:rPr>
        <w:t xml:space="preserve"> </w:t>
      </w:r>
      <w:r w:rsidR="001F2D50">
        <w:rPr>
          <w:noProof/>
          <w:lang w:val="fr"/>
        </w:rPr>
        <mc:AlternateContent>
          <mc:Choice Requires="wpg">
            <w:drawing>
              <wp:anchor distT="0" distB="0" distL="114300" distR="114300" simplePos="0" relativeHeight="251662336" behindDoc="0" locked="0" layoutInCell="1" allowOverlap="1" wp14:anchorId="16BCC286" wp14:editId="627F4946">
                <wp:simplePos x="0" y="0"/>
                <wp:positionH relativeFrom="column">
                  <wp:posOffset>353011</wp:posOffset>
                </wp:positionH>
                <wp:positionV relativeFrom="paragraph">
                  <wp:posOffset>216828</wp:posOffset>
                </wp:positionV>
                <wp:extent cx="4904740" cy="4967410"/>
                <wp:effectExtent l="0" t="0" r="0" b="5080"/>
                <wp:wrapSquare wrapText="bothSides"/>
                <wp:docPr id="10" name="Grupo 10"/>
                <wp:cNvGraphicFramePr/>
                <a:graphic xmlns:a="http://schemas.openxmlformats.org/drawingml/2006/main">
                  <a:graphicData uri="http://schemas.microsoft.com/office/word/2010/wordprocessingGroup">
                    <wpg:wgp>
                      <wpg:cNvGrpSpPr/>
                      <wpg:grpSpPr>
                        <a:xfrm>
                          <a:off x="0" y="0"/>
                          <a:ext cx="4904740" cy="4967410"/>
                          <a:chOff x="0" y="0"/>
                          <a:chExt cx="4904740" cy="4967410"/>
                        </a:xfrm>
                      </wpg:grpSpPr>
                      <pic:pic xmlns:pic="http://schemas.openxmlformats.org/drawingml/2006/picture">
                        <pic:nvPicPr>
                          <pic:cNvPr id="8" name="Imagen 8"/>
                          <pic:cNvPicPr>
                            <a:picLocks noChangeAspect="1"/>
                          </pic:cNvPicPr>
                        </pic:nvPicPr>
                        <pic:blipFill rotWithShape="1">
                          <a:blip r:embed="rId9" cstate="print">
                            <a:extLst>
                              <a:ext uri="{28A0092B-C50C-407E-A947-70E740481C1C}">
                                <a14:useLocalDpi xmlns:a14="http://schemas.microsoft.com/office/drawing/2010/main" val="0"/>
                              </a:ext>
                            </a:extLst>
                          </a:blip>
                          <a:srcRect l="41524" t="14212" r="15714" b="33949"/>
                          <a:stretch/>
                        </pic:blipFill>
                        <pic:spPr bwMode="auto">
                          <a:xfrm>
                            <a:off x="1257300" y="3332285"/>
                            <a:ext cx="2399030" cy="1635125"/>
                          </a:xfrm>
                          <a:prstGeom prst="rect">
                            <a:avLst/>
                          </a:prstGeom>
                          <a:ln>
                            <a:noFill/>
                          </a:ln>
                          <a:extLst>
                            <a:ext uri="{53640926-AAD7-44D8-BBD7-CCE9431645EC}">
                              <a14:shadowObscured xmlns:a14="http://schemas.microsoft.com/office/drawing/2010/main"/>
                            </a:ext>
                          </a:extLst>
                        </pic:spPr>
                      </pic:pic>
                      <wpg:grpSp>
                        <wpg:cNvPr id="9" name="Grupo 9"/>
                        <wpg:cNvGrpSpPr/>
                        <wpg:grpSpPr>
                          <a:xfrm>
                            <a:off x="0" y="0"/>
                            <a:ext cx="4904740" cy="3270494"/>
                            <a:chOff x="0" y="0"/>
                            <a:chExt cx="4904740" cy="3270494"/>
                          </a:xfrm>
                        </wpg:grpSpPr>
                        <pic:pic xmlns:pic="http://schemas.openxmlformats.org/drawingml/2006/picture">
                          <pic:nvPicPr>
                            <pic:cNvPr id="4" name="Imagen 4"/>
                            <pic:cNvPicPr>
                              <a:picLocks noChangeAspect="1"/>
                            </pic:cNvPicPr>
                          </pic:nvPicPr>
                          <pic:blipFill rotWithShape="1">
                            <a:blip r:embed="rId10" cstate="print">
                              <a:extLst>
                                <a:ext uri="{28A0092B-C50C-407E-A947-70E740481C1C}">
                                  <a14:useLocalDpi xmlns:a14="http://schemas.microsoft.com/office/drawing/2010/main" val="0"/>
                                </a:ext>
                              </a:extLst>
                            </a:blip>
                            <a:srcRect l="41831" t="14768" r="15867" b="34796"/>
                            <a:stretch/>
                          </pic:blipFill>
                          <pic:spPr bwMode="auto">
                            <a:xfrm>
                              <a:off x="17584" y="0"/>
                              <a:ext cx="2373630" cy="1591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n 5"/>
                            <pic:cNvPicPr>
                              <a:picLocks noChangeAspect="1"/>
                            </pic:cNvPicPr>
                          </pic:nvPicPr>
                          <pic:blipFill rotWithShape="1">
                            <a:blip r:embed="rId11" cstate="print">
                              <a:extLst>
                                <a:ext uri="{28A0092B-C50C-407E-A947-70E740481C1C}">
                                  <a14:useLocalDpi xmlns:a14="http://schemas.microsoft.com/office/drawing/2010/main" val="0"/>
                                </a:ext>
                              </a:extLst>
                            </a:blip>
                            <a:srcRect l="41836" t="14213" r="15557" b="33960"/>
                            <a:stretch/>
                          </pic:blipFill>
                          <pic:spPr bwMode="auto">
                            <a:xfrm>
                              <a:off x="2514600" y="0"/>
                              <a:ext cx="2390140" cy="1634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n 6"/>
                            <pic:cNvPicPr>
                              <a:picLocks noChangeAspect="1"/>
                            </pic:cNvPicPr>
                          </pic:nvPicPr>
                          <pic:blipFill rotWithShape="1">
                            <a:blip r:embed="rId12" cstate="print">
                              <a:extLst>
                                <a:ext uri="{28A0092B-C50C-407E-A947-70E740481C1C}">
                                  <a14:useLocalDpi xmlns:a14="http://schemas.microsoft.com/office/drawing/2010/main" val="0"/>
                                </a:ext>
                              </a:extLst>
                            </a:blip>
                            <a:srcRect l="41366" t="13933" r="15557" b="34230"/>
                            <a:stretch/>
                          </pic:blipFill>
                          <pic:spPr bwMode="auto">
                            <a:xfrm>
                              <a:off x="0" y="1635369"/>
                              <a:ext cx="2416810" cy="163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3" cstate="print">
                              <a:extLst>
                                <a:ext uri="{28A0092B-C50C-407E-A947-70E740481C1C}">
                                  <a14:useLocalDpi xmlns:a14="http://schemas.microsoft.com/office/drawing/2010/main" val="0"/>
                                </a:ext>
                              </a:extLst>
                            </a:blip>
                            <a:srcRect l="41525" t="14212" r="15870" b="34785"/>
                            <a:stretch/>
                          </pic:blipFill>
                          <pic:spPr bwMode="auto">
                            <a:xfrm>
                              <a:off x="2514600" y="1635369"/>
                              <a:ext cx="2390140" cy="1608455"/>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xmlns:a="http://schemas.openxmlformats.org/drawingml/2006/main" xmlns:pic="http://schemas.openxmlformats.org/drawingml/2006/picture" xmlns:a14="http://schemas.microsoft.com/office/drawing/2010/main">
            <w:pict>
              <v:group id="Grupo 10" style="position:absolute;margin-left:27.8pt;margin-top:17.05pt;width:386.2pt;height:391.15pt;z-index:251662336" coordsize="49047,49674" o:spid="_x0000_s1026" w14:anchorId="09C35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8" style="position:absolute;left:12573;top:33322;width:23990;height:1635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">
                  <v:imagedata cropleft="27213f" croptop="9314f" cropright="10298f" cropbottom="22249f" o:title="" r:id="rId14"/>
                </v:shape>
                <v:group id="Grupo 9" style="position:absolute;width:49047;height:32704" coordsize="49047,3270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Imagen 4" style="position:absolute;left:175;width:23737;height:1591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">
                    <v:imagedata cropleft="27414f" croptop="9678f" cropright="10399f" cropbottom="22804f" o:title="" r:id="rId15"/>
                  </v:shape>
                  <v:shape id="Imagen 5" style="position:absolute;left:25146;width:23901;height:16344;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">
                    <v:imagedata cropleft="27418f" croptop="9315f" cropright="10195f" cropbottom="22256f" o:title="" r:id="rId16"/>
                  </v:shape>
                  <v:shape id="Imagen 6" style="position:absolute;top:16353;width:24168;height:16351;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">
                    <v:imagedata cropleft="27110f" croptop="9131f" cropright="10195f" cropbottom="22433f" o:title="" r:id="rId17"/>
                  </v:shape>
                  <v:shape id="Imagen 7" style="position:absolute;left:25146;top:16353;width:23901;height:16085;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">
                    <v:imagedata cropleft="27214f" croptop="9314f" cropright="10401f" cropbottom="22797f" o:title="" r:id="rId18"/>
                  </v:shape>
                </v:group>
                <w10:wrap type="square"/>
              </v:group>
            </w:pict>
          </mc:Fallback>
        </mc:AlternateContent>
      </w:r>
      <w:r>
        <w:rPr>
          <w:lang w:val="fr"/>
        </w:rPr>
        <w:t xml:space="preserve">pour </w:t>
      </w:r>
      <w:r w:rsidR="001F2D50" w:rsidRPr="00C518FE">
        <w:rPr>
          <w:lang w:val="fr"/>
        </w:rPr>
        <w:t>Ajouter</w:t>
      </w:r>
      <w:r>
        <w:rPr>
          <w:lang w:val="fr"/>
        </w:rPr>
        <w:t xml:space="preserve"> des</w:t>
      </w:r>
      <w:r w:rsidR="001F2D50" w:rsidRPr="00C518FE">
        <w:rPr>
          <w:lang w:val="fr"/>
        </w:rPr>
        <w:t xml:space="preserve"> </w:t>
      </w:r>
      <w:proofErr w:type="spellStart"/>
      <w:r w:rsidR="001F2D50" w:rsidRPr="00C518FE">
        <w:rPr>
          <w:lang w:val="fr"/>
        </w:rPr>
        <w:t>elements</w:t>
      </w:r>
      <w:proofErr w:type="spellEnd"/>
      <w:r w:rsidR="001F2D50" w:rsidRPr="00C518FE">
        <w:rPr>
          <w:lang w:val="fr"/>
        </w:rPr>
        <w:t xml:space="preserve"> (</w:t>
      </w:r>
      <w:proofErr w:type="spellStart"/>
      <w:r w:rsidR="001F2D50" w:rsidRPr="00C518FE">
        <w:rPr>
          <w:lang w:val="fr"/>
        </w:rPr>
        <w:t>JDialog</w:t>
      </w:r>
      <w:proofErr w:type="spellEnd"/>
      <w:r w:rsidR="001F2D50" w:rsidRPr="00C518FE">
        <w:rPr>
          <w:lang w:val="fr"/>
        </w:rPr>
        <w:t>)</w:t>
      </w:r>
      <w:bookmarkEnd w:id="71"/>
      <w:r w:rsidR="001F2D50" w:rsidRPr="00C518FE">
        <w:rPr>
          <w:lang w:val="fr"/>
        </w:rPr>
        <w:tab/>
      </w:r>
    </w:p>
    <w:p w14:paraId="34409151" w14:textId="77777777" w:rsidR="001F2D50" w:rsidRPr="00690E09" w:rsidRDefault="001F2D50" w:rsidP="001F2D50">
      <w:pPr>
        <w:rPr>
          <w:noProof/>
          <w:lang w:val="fr-FR"/>
        </w:rPr>
      </w:pPr>
      <w:r w:rsidRPr="00690E09">
        <w:rPr>
          <w:noProof/>
          <w:lang w:val="fr-FR"/>
        </w:rPr>
        <w:t xml:space="preserve"> </w:t>
      </w:r>
    </w:p>
    <w:p w14:paraId="2C1391D7" w14:textId="77777777" w:rsidR="001F2D50" w:rsidRPr="00690E09" w:rsidRDefault="001F2D50" w:rsidP="001F2D50">
      <w:pPr>
        <w:rPr>
          <w:noProof/>
          <w:lang w:val="fr-FR"/>
        </w:rPr>
      </w:pPr>
    </w:p>
    <w:p w14:paraId="05CEAE8A" w14:textId="77777777" w:rsidR="001F2D50" w:rsidRPr="00690E09" w:rsidRDefault="001F2D50" w:rsidP="001F2D50">
      <w:pPr>
        <w:rPr>
          <w:noProof/>
          <w:lang w:val="fr-FR"/>
        </w:rPr>
      </w:pPr>
    </w:p>
    <w:p w14:paraId="650A97E8" w14:textId="77777777" w:rsidR="001F2D50" w:rsidRPr="00690E09" w:rsidRDefault="001F2D50" w:rsidP="001F2D50">
      <w:pPr>
        <w:rPr>
          <w:noProof/>
          <w:lang w:val="fr-FR"/>
        </w:rPr>
      </w:pPr>
    </w:p>
    <w:p w14:paraId="62728CD3" w14:textId="77777777" w:rsidR="001F2D50" w:rsidRPr="00690E09" w:rsidRDefault="001F2D50" w:rsidP="001F2D50">
      <w:pPr>
        <w:rPr>
          <w:noProof/>
          <w:lang w:val="fr-FR"/>
        </w:rPr>
      </w:pPr>
    </w:p>
    <w:p w14:paraId="5F9169EB" w14:textId="77777777" w:rsidR="001F2D50" w:rsidRPr="00690E09" w:rsidRDefault="001F2D50" w:rsidP="001F2D50">
      <w:pPr>
        <w:rPr>
          <w:noProof/>
          <w:lang w:val="fr-FR"/>
        </w:rPr>
      </w:pPr>
    </w:p>
    <w:p w14:paraId="68995275" w14:textId="77777777" w:rsidR="001F2D50" w:rsidRPr="00690E09" w:rsidRDefault="001F2D50" w:rsidP="001F2D50">
      <w:pPr>
        <w:rPr>
          <w:noProof/>
          <w:lang w:val="fr-FR"/>
        </w:rPr>
      </w:pPr>
    </w:p>
    <w:p w14:paraId="5CFD3688" w14:textId="77777777" w:rsidR="001F2D50" w:rsidRPr="00690E09" w:rsidRDefault="001F2D50" w:rsidP="001F2D50">
      <w:pPr>
        <w:rPr>
          <w:noProof/>
          <w:lang w:val="fr-FR"/>
        </w:rPr>
      </w:pPr>
    </w:p>
    <w:p w14:paraId="7921EC0D" w14:textId="77777777" w:rsidR="001F2D50" w:rsidRPr="00690E09" w:rsidRDefault="001F2D50" w:rsidP="001F2D50">
      <w:pPr>
        <w:rPr>
          <w:noProof/>
          <w:lang w:val="fr-FR"/>
        </w:rPr>
      </w:pPr>
    </w:p>
    <w:p w14:paraId="2569971A" w14:textId="77777777" w:rsidR="001F2D50" w:rsidRPr="00690E09" w:rsidRDefault="001F2D50" w:rsidP="001F2D50">
      <w:pPr>
        <w:rPr>
          <w:noProof/>
          <w:lang w:val="fr-FR"/>
        </w:rPr>
      </w:pPr>
    </w:p>
    <w:p w14:paraId="5ED674F8" w14:textId="77777777" w:rsidR="001F2D50" w:rsidRPr="00690E09" w:rsidRDefault="001F2D50" w:rsidP="001F2D50">
      <w:pPr>
        <w:rPr>
          <w:noProof/>
          <w:lang w:val="fr-FR"/>
        </w:rPr>
      </w:pPr>
    </w:p>
    <w:p w14:paraId="64523498" w14:textId="77777777" w:rsidR="001F2D50" w:rsidRPr="00690E09" w:rsidRDefault="001F2D50" w:rsidP="001F2D50">
      <w:pPr>
        <w:rPr>
          <w:noProof/>
          <w:lang w:val="fr-FR"/>
        </w:rPr>
      </w:pPr>
    </w:p>
    <w:p w14:paraId="40B897A4" w14:textId="77777777" w:rsidR="001F2D50" w:rsidRPr="00690E09" w:rsidRDefault="001F2D50" w:rsidP="001F2D50">
      <w:pPr>
        <w:rPr>
          <w:noProof/>
          <w:lang w:val="fr-FR"/>
        </w:rPr>
      </w:pPr>
    </w:p>
    <w:p w14:paraId="049E420D" w14:textId="77777777" w:rsidR="001F2D50" w:rsidRPr="00690E09" w:rsidRDefault="001F2D50" w:rsidP="001F2D50">
      <w:pPr>
        <w:rPr>
          <w:noProof/>
          <w:lang w:val="fr-FR"/>
        </w:rPr>
      </w:pPr>
    </w:p>
    <w:p w14:paraId="4658AD89" w14:textId="77777777" w:rsidR="001F2D50" w:rsidRPr="00690E09" w:rsidRDefault="001F2D50" w:rsidP="001F2D50">
      <w:pPr>
        <w:rPr>
          <w:noProof/>
          <w:lang w:val="fr-FR"/>
        </w:rPr>
      </w:pPr>
    </w:p>
    <w:p w14:paraId="53063F2E" w14:textId="77777777" w:rsidR="001F2D50" w:rsidRPr="00690E09" w:rsidRDefault="001F2D50" w:rsidP="001F2D50">
      <w:pPr>
        <w:rPr>
          <w:noProof/>
          <w:lang w:val="fr-FR"/>
        </w:rPr>
      </w:pPr>
    </w:p>
    <w:p w14:paraId="31B29C75" w14:textId="77777777" w:rsidR="001F2D50" w:rsidRPr="00690E09" w:rsidRDefault="001F2D50" w:rsidP="001F2D50">
      <w:pPr>
        <w:rPr>
          <w:noProof/>
          <w:lang w:val="fr-FR"/>
        </w:rPr>
      </w:pPr>
    </w:p>
    <w:p w14:paraId="2C28F8B1" w14:textId="77777777" w:rsidR="001F2D50" w:rsidRPr="00690E09" w:rsidRDefault="001F2D50" w:rsidP="001F2D50">
      <w:pPr>
        <w:rPr>
          <w:noProof/>
          <w:lang w:val="fr-FR"/>
        </w:rPr>
      </w:pPr>
    </w:p>
    <w:p w14:paraId="3AD95D04" w14:textId="58B90681" w:rsidR="001F2D50" w:rsidRPr="00740712" w:rsidRDefault="001F2D50" w:rsidP="001F2D50">
      <w:pPr>
        <w:rPr>
          <w:noProof/>
          <w:lang w:val="fr"/>
        </w:rPr>
      </w:pPr>
      <w:r>
        <w:rPr>
          <w:noProof/>
          <w:lang w:val="fr"/>
        </w:rPr>
        <w:t>Ce formulaire permet d’ajouter les différents éléments disponibles à l’espace graphique</w:t>
      </w:r>
      <w:r w:rsidR="00740712">
        <w:rPr>
          <w:noProof/>
          <w:lang w:val="fr"/>
        </w:rPr>
        <w:t xml:space="preserve">. Il  contient un </w:t>
      </w:r>
      <w:r>
        <w:rPr>
          <w:noProof/>
          <w:lang w:val="fr"/>
        </w:rPr>
        <w:t xml:space="preserve">espace dynamique qui change en fonction de l’élément que vous souhaitez ajouter et </w:t>
      </w:r>
      <w:r w:rsidR="00740712" w:rsidRPr="00740712">
        <w:rPr>
          <w:noProof/>
          <w:lang w:val="fr"/>
        </w:rPr>
        <w:t xml:space="preserve">en bas </w:t>
      </w:r>
      <w:r w:rsidR="00740712">
        <w:rPr>
          <w:noProof/>
          <w:lang w:val="fr"/>
        </w:rPr>
        <w:t xml:space="preserve">on peut trouver </w:t>
      </w:r>
      <w:r>
        <w:rPr>
          <w:noProof/>
          <w:lang w:val="fr"/>
        </w:rPr>
        <w:t xml:space="preserve">deux boutons </w:t>
      </w:r>
      <w:r w:rsidR="00740712">
        <w:rPr>
          <w:noProof/>
          <w:lang w:val="fr"/>
        </w:rPr>
        <w:t>Cancel</w:t>
      </w:r>
      <w:r>
        <w:rPr>
          <w:noProof/>
          <w:lang w:val="fr"/>
        </w:rPr>
        <w:t xml:space="preserve"> et </w:t>
      </w:r>
      <w:r w:rsidR="00740712">
        <w:rPr>
          <w:noProof/>
          <w:lang w:val="fr"/>
        </w:rPr>
        <w:t>Add</w:t>
      </w:r>
      <w:r>
        <w:rPr>
          <w:noProof/>
          <w:lang w:val="fr"/>
        </w:rPr>
        <w:t xml:space="preserve"> qui annulent ou ajoutent l’élément respectivement</w:t>
      </w:r>
    </w:p>
    <w:p w14:paraId="3FD23D91" w14:textId="77777777" w:rsidR="001F2D50" w:rsidRPr="00740712" w:rsidRDefault="001F2D50" w:rsidP="001F2D50">
      <w:pPr>
        <w:rPr>
          <w:noProof/>
          <w:lang w:val="fr"/>
        </w:rPr>
      </w:pPr>
      <w:r w:rsidRPr="00740712">
        <w:rPr>
          <w:noProof/>
          <w:lang w:val="fr"/>
        </w:rPr>
        <w:br w:type="page"/>
      </w:r>
    </w:p>
    <w:p w14:paraId="7F90B8B7" w14:textId="77777777" w:rsidR="001F2D50" w:rsidRDefault="001F2D50" w:rsidP="001F2D50">
      <w:pPr>
        <w:pStyle w:val="Ttulo3"/>
      </w:pPr>
      <w:bookmarkStart w:id="72" w:name="_Toc33141289"/>
      <w:r>
        <w:rPr>
          <w:lang w:val="fr"/>
        </w:rPr>
        <w:lastRenderedPageBreak/>
        <w:t>Arbre</w:t>
      </w:r>
      <w:bookmarkEnd w:id="72"/>
    </w:p>
    <w:p w14:paraId="6E0B4AE6" w14:textId="77777777" w:rsidR="001F2D50" w:rsidRDefault="001F2D50" w:rsidP="001F2D50"/>
    <w:p w14:paraId="33A87E1F" w14:textId="77777777" w:rsidR="00740712" w:rsidRDefault="00740712" w:rsidP="00740712">
      <w:r>
        <w:t>JDialog FormAddElement (JDialog)</w:t>
      </w:r>
    </w:p>
    <w:p w14:paraId="61FB29E6" w14:textId="77777777" w:rsidR="00740712" w:rsidRDefault="00740712" w:rsidP="00740712">
      <w:pPr>
        <w:pStyle w:val="Prrafodelista"/>
        <w:numPr>
          <w:ilvl w:val="0"/>
          <w:numId w:val="4"/>
        </w:numPr>
      </w:pPr>
      <w:r>
        <w:t>(BorderLayout)</w:t>
      </w:r>
    </w:p>
    <w:p w14:paraId="7B83570F" w14:textId="77777777" w:rsidR="00740712" w:rsidRDefault="00740712" w:rsidP="00740712">
      <w:pPr>
        <w:pStyle w:val="Prrafodelista"/>
        <w:numPr>
          <w:ilvl w:val="0"/>
          <w:numId w:val="4"/>
        </w:numPr>
      </w:pPr>
      <w:r>
        <w:t>JPanel jPanel1, NORTH</w:t>
      </w:r>
    </w:p>
    <w:p w14:paraId="78AFD9F9" w14:textId="77777777" w:rsidR="00740712" w:rsidRDefault="00740712" w:rsidP="00740712">
      <w:pPr>
        <w:pStyle w:val="Prrafodelista"/>
        <w:numPr>
          <w:ilvl w:val="2"/>
          <w:numId w:val="4"/>
        </w:numPr>
      </w:pPr>
      <w:r>
        <w:t>(FlowLayout)</w:t>
      </w:r>
    </w:p>
    <w:p w14:paraId="0D4A2BA8" w14:textId="77777777" w:rsidR="00740712" w:rsidRDefault="00740712" w:rsidP="00740712">
      <w:pPr>
        <w:pStyle w:val="Prrafodelista"/>
        <w:numPr>
          <w:ilvl w:val="2"/>
          <w:numId w:val="4"/>
        </w:numPr>
      </w:pPr>
      <w:r>
        <w:t>JComboBox addElementList</w:t>
      </w:r>
    </w:p>
    <w:p w14:paraId="71798BCB" w14:textId="77777777" w:rsidR="00740712" w:rsidRDefault="00740712" w:rsidP="00740712">
      <w:pPr>
        <w:pStyle w:val="Prrafodelista"/>
        <w:numPr>
          <w:ilvl w:val="0"/>
          <w:numId w:val="4"/>
        </w:numPr>
      </w:pPr>
      <w:r>
        <w:t>JPanel jPanel2, CENTER</w:t>
      </w:r>
    </w:p>
    <w:p w14:paraId="5EF4DAB0" w14:textId="77777777" w:rsidR="00740712" w:rsidRDefault="00740712" w:rsidP="00740712">
      <w:pPr>
        <w:pStyle w:val="Prrafodelista"/>
        <w:numPr>
          <w:ilvl w:val="2"/>
          <w:numId w:val="4"/>
        </w:numPr>
      </w:pPr>
      <w:r>
        <w:t>(BorderLayout)</w:t>
      </w:r>
    </w:p>
    <w:p w14:paraId="72767A29" w14:textId="77777777" w:rsidR="00740712" w:rsidRDefault="00740712" w:rsidP="00740712">
      <w:pPr>
        <w:pStyle w:val="Prrafodelista"/>
        <w:numPr>
          <w:ilvl w:val="2"/>
          <w:numId w:val="4"/>
        </w:numPr>
      </w:pPr>
      <w:r>
        <w:t>JPanel jPanel7, CENTER</w:t>
      </w:r>
    </w:p>
    <w:p w14:paraId="46396A22" w14:textId="77777777" w:rsidR="00740712" w:rsidRDefault="00740712" w:rsidP="00740712">
      <w:pPr>
        <w:pStyle w:val="Prrafodelista"/>
        <w:numPr>
          <w:ilvl w:val="3"/>
          <w:numId w:val="4"/>
        </w:numPr>
      </w:pPr>
      <w:r>
        <w:t>(BorderLayout)</w:t>
      </w:r>
    </w:p>
    <w:p w14:paraId="23A98247" w14:textId="77777777" w:rsidR="00740712" w:rsidRDefault="00740712" w:rsidP="00740712">
      <w:pPr>
        <w:pStyle w:val="Prrafodelista"/>
        <w:numPr>
          <w:ilvl w:val="3"/>
          <w:numId w:val="4"/>
        </w:numPr>
      </w:pPr>
      <w:r>
        <w:t>JPanel jPanel5, SOUTH</w:t>
      </w:r>
    </w:p>
    <w:p w14:paraId="38F7B529" w14:textId="77777777" w:rsidR="00740712" w:rsidRDefault="00740712" w:rsidP="00740712">
      <w:pPr>
        <w:pStyle w:val="Prrafodelista"/>
        <w:numPr>
          <w:ilvl w:val="4"/>
          <w:numId w:val="4"/>
        </w:numPr>
      </w:pPr>
      <w:r>
        <w:t>(FlowLayout)</w:t>
      </w:r>
    </w:p>
    <w:p w14:paraId="11EDB7CB" w14:textId="77777777" w:rsidR="00740712" w:rsidRDefault="00740712" w:rsidP="00740712">
      <w:pPr>
        <w:pStyle w:val="Prrafodelista"/>
        <w:numPr>
          <w:ilvl w:val="4"/>
          <w:numId w:val="4"/>
        </w:numPr>
      </w:pPr>
      <w:r>
        <w:t>JLabel jLabel1 “Color”</w:t>
      </w:r>
    </w:p>
    <w:p w14:paraId="67B0AEAD" w14:textId="77777777" w:rsidR="00740712" w:rsidRDefault="00740712" w:rsidP="00740712">
      <w:pPr>
        <w:pStyle w:val="Prrafodelista"/>
        <w:numPr>
          <w:ilvl w:val="4"/>
          <w:numId w:val="4"/>
        </w:numPr>
      </w:pPr>
      <w:r>
        <w:t>JButton colorSelected “ ”</w:t>
      </w:r>
    </w:p>
    <w:p w14:paraId="002A0B14" w14:textId="77777777" w:rsidR="00740712" w:rsidRDefault="00740712" w:rsidP="00740712">
      <w:pPr>
        <w:pStyle w:val="Prrafodelista"/>
        <w:numPr>
          <w:ilvl w:val="3"/>
          <w:numId w:val="4"/>
        </w:numPr>
      </w:pPr>
      <w:r>
        <w:t>JPanel panelForm, CENTER</w:t>
      </w:r>
    </w:p>
    <w:p w14:paraId="67F7A4C7" w14:textId="77777777" w:rsidR="00740712" w:rsidRDefault="00740712" w:rsidP="00740712">
      <w:pPr>
        <w:pStyle w:val="Prrafodelista"/>
        <w:numPr>
          <w:ilvl w:val="4"/>
          <w:numId w:val="4"/>
        </w:numPr>
      </w:pPr>
      <w:r>
        <w:t>(GridLayout [1,1])</w:t>
      </w:r>
    </w:p>
    <w:p w14:paraId="22794E12" w14:textId="77777777" w:rsidR="00740712" w:rsidRDefault="00740712" w:rsidP="00740712">
      <w:pPr>
        <w:pStyle w:val="Prrafodelista"/>
        <w:numPr>
          <w:ilvl w:val="4"/>
          <w:numId w:val="4"/>
        </w:numPr>
      </w:pPr>
      <w:r>
        <w:t>(Contenido dinámico)</w:t>
      </w:r>
    </w:p>
    <w:p w14:paraId="22B4E05B" w14:textId="77777777" w:rsidR="00740712" w:rsidRDefault="00740712" w:rsidP="00740712">
      <w:pPr>
        <w:pStyle w:val="Prrafodelista"/>
        <w:numPr>
          <w:ilvl w:val="2"/>
          <w:numId w:val="4"/>
        </w:numPr>
      </w:pPr>
      <w:r>
        <w:t>JPanel jPanel4, EAST</w:t>
      </w:r>
    </w:p>
    <w:p w14:paraId="100FD868" w14:textId="77777777" w:rsidR="00740712" w:rsidRDefault="00740712" w:rsidP="00740712">
      <w:pPr>
        <w:pStyle w:val="Prrafodelista"/>
        <w:numPr>
          <w:ilvl w:val="3"/>
          <w:numId w:val="4"/>
        </w:numPr>
      </w:pPr>
      <w:r>
        <w:t>(GridLayout [1,1])</w:t>
      </w:r>
    </w:p>
    <w:p w14:paraId="4AEDBCFC" w14:textId="77777777" w:rsidR="00740712" w:rsidRDefault="00740712" w:rsidP="00740712">
      <w:pPr>
        <w:pStyle w:val="Prrafodelista"/>
        <w:numPr>
          <w:ilvl w:val="3"/>
          <w:numId w:val="4"/>
        </w:numPr>
      </w:pPr>
      <w:r>
        <w:t>JButton preview “”</w:t>
      </w:r>
    </w:p>
    <w:p w14:paraId="1D77FA06" w14:textId="77777777" w:rsidR="00740712" w:rsidRDefault="00740712" w:rsidP="00740712">
      <w:pPr>
        <w:pStyle w:val="Prrafodelista"/>
        <w:numPr>
          <w:ilvl w:val="0"/>
          <w:numId w:val="4"/>
        </w:numPr>
      </w:pPr>
      <w:r>
        <w:t>JPanel jPanel6, SOUTH</w:t>
      </w:r>
    </w:p>
    <w:p w14:paraId="1EBF6FEE" w14:textId="77777777" w:rsidR="00740712" w:rsidRDefault="00740712" w:rsidP="00740712">
      <w:pPr>
        <w:pStyle w:val="Prrafodelista"/>
        <w:numPr>
          <w:ilvl w:val="2"/>
          <w:numId w:val="4"/>
        </w:numPr>
      </w:pPr>
      <w:r>
        <w:t>(FlowLayout)</w:t>
      </w:r>
    </w:p>
    <w:p w14:paraId="3135B655" w14:textId="77777777" w:rsidR="00740712" w:rsidRDefault="00740712" w:rsidP="00740712">
      <w:pPr>
        <w:pStyle w:val="Prrafodelista"/>
        <w:numPr>
          <w:ilvl w:val="2"/>
          <w:numId w:val="4"/>
        </w:numPr>
      </w:pPr>
      <w:r>
        <w:t>JButton addElement “Add”</w:t>
      </w:r>
    </w:p>
    <w:p w14:paraId="74A0AF8C" w14:textId="77777777" w:rsidR="00740712" w:rsidRDefault="00740712" w:rsidP="00740712">
      <w:pPr>
        <w:pStyle w:val="Prrafodelista"/>
        <w:numPr>
          <w:ilvl w:val="2"/>
          <w:numId w:val="4"/>
        </w:numPr>
      </w:pPr>
      <w:r>
        <w:t>JButton cancel “Cancel”</w:t>
      </w:r>
    </w:p>
    <w:p w14:paraId="537B7170" w14:textId="77777777" w:rsidR="00740712" w:rsidRDefault="00740712" w:rsidP="00740712">
      <w:pPr>
        <w:ind w:left="708" w:firstLine="708"/>
      </w:pPr>
    </w:p>
    <w:p w14:paraId="3DA81B4F" w14:textId="77777777" w:rsidR="001F2D50" w:rsidRDefault="001F2D50" w:rsidP="001F2D50">
      <w:pPr>
        <w:ind w:left="708" w:firstLine="708"/>
      </w:pPr>
    </w:p>
    <w:p w14:paraId="752C8D3F" w14:textId="77777777" w:rsidR="001F2D50" w:rsidRDefault="001F2D50" w:rsidP="001F2D50">
      <w:pPr>
        <w:ind w:firstLine="708"/>
      </w:pPr>
    </w:p>
    <w:p w14:paraId="4933AB23" w14:textId="77777777" w:rsidR="001F2D50" w:rsidRDefault="001F2D50" w:rsidP="001F2D50">
      <w:pPr>
        <w:ind w:left="1416" w:firstLine="708"/>
      </w:pPr>
    </w:p>
    <w:p w14:paraId="5E39444A" w14:textId="77777777" w:rsidR="001F2D50" w:rsidRDefault="001F2D50" w:rsidP="001F2D50">
      <w:r>
        <w:br w:type="page"/>
      </w:r>
    </w:p>
    <w:p w14:paraId="55FDBE45" w14:textId="77777777" w:rsidR="001F2D50" w:rsidRPr="00C518FE" w:rsidRDefault="001F2D50" w:rsidP="001F2D50">
      <w:pPr>
        <w:pStyle w:val="Ttulo3"/>
      </w:pPr>
      <w:bookmarkStart w:id="73" w:name="_Toc33141290"/>
      <w:r w:rsidRPr="00C518FE">
        <w:rPr>
          <w:lang w:val="fr"/>
        </w:rPr>
        <w:lastRenderedPageBreak/>
        <w:t>Éléments</w:t>
      </w:r>
      <w:bookmarkEnd w:id="73"/>
    </w:p>
    <w:p w14:paraId="027952C8" w14:textId="77777777" w:rsidR="001F2D50" w:rsidRDefault="001F2D50" w:rsidP="001F2D50">
      <w:pPr>
        <w:ind w:left="708" w:firstLine="708"/>
      </w:pPr>
    </w:p>
    <w:p w14:paraId="036983D9" w14:textId="77777777" w:rsidR="001F2D50" w:rsidRPr="00690E09" w:rsidRDefault="001F2D50" w:rsidP="001F2D50">
      <w:pPr>
        <w:pStyle w:val="Ttulo4"/>
        <w:ind w:firstLine="708"/>
        <w:rPr>
          <w:lang w:val="fr-FR"/>
        </w:rPr>
      </w:pPr>
      <w:r>
        <w:rPr>
          <w:lang w:val="fr"/>
        </w:rPr>
        <w:tab/>
      </w:r>
      <w:bookmarkStart w:id="74" w:name="_Toc33141291"/>
      <w:r>
        <w:rPr>
          <w:lang w:val="fr"/>
        </w:rPr>
        <w:t>Liste des éléments à ajouter (JComboBox)</w:t>
      </w:r>
      <w:bookmarkEnd w:id="74"/>
    </w:p>
    <w:p w14:paraId="01F3D05D" w14:textId="77777777" w:rsidR="001F2D50" w:rsidRPr="00690E09" w:rsidRDefault="001F2D50" w:rsidP="001F2D50">
      <w:pPr>
        <w:ind w:left="1410"/>
        <w:rPr>
          <w:lang w:val="fr-FR"/>
        </w:rPr>
      </w:pPr>
      <w:r>
        <w:rPr>
          <w:lang w:val="fr"/>
        </w:rPr>
        <w:t>Cette liste contient les noms des éléments qui peuvent être ajoutés à l’espace graphique, lorsque vous le dépliez et sélectionnez l’un d’eux, il modifie le formulaire en fonction des données dont l’élément a besoin et affiche une image de l’élément à ajouter dans le bouton de prévisualisation</w:t>
      </w:r>
    </w:p>
    <w:p w14:paraId="018D308F" w14:textId="77777777" w:rsidR="001F2D50" w:rsidRPr="00690E09" w:rsidRDefault="001F2D50" w:rsidP="001F2D50">
      <w:pPr>
        <w:pStyle w:val="Ttulo4"/>
        <w:ind w:left="702" w:firstLine="708"/>
        <w:rPr>
          <w:lang w:val="fr-FR"/>
        </w:rPr>
      </w:pPr>
      <w:bookmarkStart w:id="75" w:name="_Toc33141292"/>
      <w:r>
        <w:rPr>
          <w:lang w:val="fr"/>
        </w:rPr>
        <w:t>Extrait (</w:t>
      </w:r>
      <w:proofErr w:type="spellStart"/>
      <w:r>
        <w:rPr>
          <w:lang w:val="fr"/>
        </w:rPr>
        <w:t>JButton</w:t>
      </w:r>
      <w:proofErr w:type="spellEnd"/>
      <w:r>
        <w:rPr>
          <w:lang w:val="fr"/>
        </w:rPr>
        <w:t>)</w:t>
      </w:r>
      <w:bookmarkEnd w:id="75"/>
    </w:p>
    <w:p w14:paraId="208C8BB0" w14:textId="0D9CB96A" w:rsidR="001F2D50" w:rsidRPr="00690E09" w:rsidRDefault="001F2D50" w:rsidP="00CC5CBD">
      <w:pPr>
        <w:ind w:left="1410"/>
        <w:rPr>
          <w:lang w:val="fr-FR"/>
        </w:rPr>
      </w:pPr>
      <w:r>
        <w:rPr>
          <w:lang w:val="fr"/>
        </w:rPr>
        <w:t>Dans ce bouton, nous pouvons voir l’aperçu de l’élément que vous souhaitez ajouter</w:t>
      </w:r>
    </w:p>
    <w:p w14:paraId="4AD7A92D" w14:textId="77777777" w:rsidR="001F2D50" w:rsidRPr="009429C1" w:rsidRDefault="001F2D50" w:rsidP="001F2D50">
      <w:pPr>
        <w:pStyle w:val="Ttulo4"/>
        <w:ind w:left="702" w:firstLine="708"/>
        <w:rPr>
          <w:lang w:val="fr"/>
        </w:rPr>
      </w:pPr>
      <w:r>
        <w:rPr>
          <w:lang w:val="fr"/>
        </w:rPr>
        <w:tab/>
      </w:r>
      <w:bookmarkStart w:id="76" w:name="_Toc33141293"/>
      <w:r>
        <w:rPr>
          <w:lang w:val="fr"/>
        </w:rPr>
        <w:t>Ajouter (JButton)</w:t>
      </w:r>
      <w:bookmarkEnd w:id="76"/>
    </w:p>
    <w:p w14:paraId="4E820162" w14:textId="77777777" w:rsidR="001F2D50" w:rsidRPr="009429C1" w:rsidRDefault="001F2D50" w:rsidP="001F2D50">
      <w:pPr>
        <w:ind w:left="1416"/>
        <w:rPr>
          <w:lang w:val="fr"/>
        </w:rPr>
      </w:pPr>
      <w:r>
        <w:rPr>
          <w:lang w:val="fr"/>
        </w:rPr>
        <w:t>Appuyer sur ce bouton ajoute l’élément à l’espace graphique et ferme le formulaire, en cas d’erreur une fenêtre contextuel s’affiche indiquant l’erreur</w:t>
      </w:r>
    </w:p>
    <w:p w14:paraId="6C7BE4DD" w14:textId="77777777" w:rsidR="001F2D50" w:rsidRPr="00690E09" w:rsidRDefault="001F2D50" w:rsidP="001F2D50">
      <w:pPr>
        <w:pStyle w:val="Ttulo4"/>
        <w:ind w:left="702" w:firstLine="708"/>
        <w:rPr>
          <w:lang w:val="fr-FR"/>
        </w:rPr>
      </w:pPr>
      <w:r>
        <w:rPr>
          <w:lang w:val="fr"/>
        </w:rPr>
        <w:tab/>
      </w:r>
      <w:bookmarkStart w:id="77" w:name="_Toc33141294"/>
      <w:r>
        <w:rPr>
          <w:lang w:val="fr"/>
        </w:rPr>
        <w:t>Annuler (JButton)</w:t>
      </w:r>
      <w:bookmarkEnd w:id="77"/>
    </w:p>
    <w:p w14:paraId="6807F170" w14:textId="77777777" w:rsidR="001F2D50" w:rsidRPr="00690E09" w:rsidRDefault="001F2D50" w:rsidP="001F2D50">
      <w:pPr>
        <w:ind w:left="1416"/>
        <w:rPr>
          <w:lang w:val="fr-FR"/>
        </w:rPr>
      </w:pPr>
      <w:r>
        <w:rPr>
          <w:lang w:val="fr"/>
        </w:rPr>
        <w:t>Appuyer sur ce bouton ferme le formulaire sans ajouter d’éléments</w:t>
      </w:r>
    </w:p>
    <w:p w14:paraId="13C638F8" w14:textId="77777777" w:rsidR="001F2D50" w:rsidRPr="00690E09" w:rsidRDefault="001F2D50" w:rsidP="001F2D50">
      <w:pPr>
        <w:rPr>
          <w:lang w:val="fr-FR"/>
        </w:rPr>
      </w:pPr>
      <w:r w:rsidRPr="00690E09">
        <w:rPr>
          <w:lang w:val="fr-FR"/>
        </w:rPr>
        <w:br w:type="page"/>
      </w:r>
    </w:p>
    <w:p w14:paraId="36844F6C" w14:textId="77777777" w:rsidR="001F2D50" w:rsidRPr="00690E09" w:rsidRDefault="001F2D50" w:rsidP="001F2D50">
      <w:pPr>
        <w:pStyle w:val="Ttulo2"/>
        <w:rPr>
          <w:lang w:val="fr-FR"/>
        </w:rPr>
      </w:pPr>
      <w:bookmarkStart w:id="78" w:name="_Toc33141295"/>
      <w:r>
        <w:rPr>
          <w:lang w:val="fr"/>
        </w:rPr>
        <w:lastRenderedPageBreak/>
        <w:t>Liste d’information (</w:t>
      </w:r>
      <w:proofErr w:type="spellStart"/>
      <w:r>
        <w:rPr>
          <w:lang w:val="fr"/>
        </w:rPr>
        <w:t>JDialog</w:t>
      </w:r>
      <w:proofErr w:type="spellEnd"/>
      <w:r>
        <w:rPr>
          <w:lang w:val="fr"/>
        </w:rPr>
        <w:t>)</w:t>
      </w:r>
      <w:bookmarkEnd w:id="78"/>
    </w:p>
    <w:p w14:paraId="0CE7A719" w14:textId="77777777" w:rsidR="001F2D50" w:rsidRPr="00690E09" w:rsidRDefault="001F2D50" w:rsidP="001F2D50">
      <w:pPr>
        <w:rPr>
          <w:lang w:val="fr-FR"/>
        </w:rPr>
      </w:pPr>
      <w:r>
        <w:rPr>
          <w:noProof/>
          <w:lang w:val="fr"/>
        </w:rPr>
        <w:drawing>
          <wp:anchor distT="0" distB="0" distL="114300" distR="114300" simplePos="0" relativeHeight="251663360" behindDoc="0" locked="0" layoutInCell="1" allowOverlap="1" wp14:anchorId="482ADDEB" wp14:editId="2F9051E5">
            <wp:simplePos x="0" y="0"/>
            <wp:positionH relativeFrom="margin">
              <wp:posOffset>3729990</wp:posOffset>
            </wp:positionH>
            <wp:positionV relativeFrom="paragraph">
              <wp:posOffset>5715</wp:posOffset>
            </wp:positionV>
            <wp:extent cx="2211705" cy="31623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70" r="64043" b="10497"/>
                    <a:stretch/>
                  </pic:blipFill>
                  <pic:spPr bwMode="auto">
                    <a:xfrm>
                      <a:off x="0" y="0"/>
                      <a:ext cx="221170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21AC9" w14:textId="77777777" w:rsidR="001F2D50" w:rsidRPr="00690E09" w:rsidRDefault="001F2D50" w:rsidP="001F2D50">
      <w:pPr>
        <w:rPr>
          <w:lang w:val="fr-FR"/>
        </w:rPr>
      </w:pPr>
      <w:r>
        <w:rPr>
          <w:lang w:val="fr"/>
        </w:rPr>
        <w:t>Cette liste contient les informations des éléments dans l’espace graphique, il a également une série de filtres pour afficher uniquement les éléments désirés</w:t>
      </w:r>
    </w:p>
    <w:p w14:paraId="21CA6D69" w14:textId="77777777" w:rsidR="001F2D50" w:rsidRPr="00690E09" w:rsidRDefault="001F2D50" w:rsidP="001F2D50">
      <w:pPr>
        <w:rPr>
          <w:lang w:val="fr-FR"/>
        </w:rPr>
      </w:pPr>
    </w:p>
    <w:p w14:paraId="421EFFE3" w14:textId="77777777" w:rsidR="00CC5CBD" w:rsidRDefault="00CC5CBD" w:rsidP="00CC5CBD">
      <w:pPr>
        <w:pStyle w:val="Ttulo3"/>
      </w:pPr>
      <w:bookmarkStart w:id="79" w:name="_Toc33141296"/>
      <w:r>
        <w:rPr>
          <w:lang w:val="fr"/>
        </w:rPr>
        <w:t>Arbre</w:t>
      </w:r>
      <w:bookmarkEnd w:id="79"/>
    </w:p>
    <w:p w14:paraId="7A24EFE3" w14:textId="77777777" w:rsidR="001F2D50" w:rsidRDefault="001F2D50" w:rsidP="001F2D50"/>
    <w:p w14:paraId="07FCDC51" w14:textId="77777777" w:rsidR="00CC5CBD" w:rsidRDefault="00CC5CBD" w:rsidP="00CC5CBD">
      <w:pPr>
        <w:pStyle w:val="Prrafodelista"/>
        <w:numPr>
          <w:ilvl w:val="0"/>
          <w:numId w:val="5"/>
        </w:numPr>
      </w:pPr>
      <w:r>
        <w:t>JDialog Information</w:t>
      </w:r>
    </w:p>
    <w:p w14:paraId="0A9CC9E0" w14:textId="77777777" w:rsidR="00CC5CBD" w:rsidRDefault="00CC5CBD" w:rsidP="00CC5CBD">
      <w:pPr>
        <w:pStyle w:val="Prrafodelista"/>
        <w:numPr>
          <w:ilvl w:val="1"/>
          <w:numId w:val="5"/>
        </w:numPr>
      </w:pPr>
      <w:r>
        <w:t>(BorderLayout)</w:t>
      </w:r>
    </w:p>
    <w:p w14:paraId="3BF93D90" w14:textId="77777777" w:rsidR="00CC5CBD" w:rsidRDefault="00CC5CBD" w:rsidP="00CC5CBD">
      <w:pPr>
        <w:pStyle w:val="Prrafodelista"/>
        <w:numPr>
          <w:ilvl w:val="1"/>
          <w:numId w:val="5"/>
        </w:numPr>
      </w:pPr>
      <w:r>
        <w:t>JPanel jPanel1, NORTH</w:t>
      </w:r>
    </w:p>
    <w:p w14:paraId="63BB9713" w14:textId="77777777" w:rsidR="00CC5CBD" w:rsidRDefault="00CC5CBD" w:rsidP="00CC5CBD">
      <w:pPr>
        <w:pStyle w:val="Prrafodelista"/>
        <w:numPr>
          <w:ilvl w:val="2"/>
          <w:numId w:val="5"/>
        </w:numPr>
      </w:pPr>
      <w:r>
        <w:t>(GridLayout [3,1])</w:t>
      </w:r>
    </w:p>
    <w:p w14:paraId="2E9FA4F8" w14:textId="77777777" w:rsidR="00CC5CBD" w:rsidRDefault="00CC5CBD" w:rsidP="00CC5CBD">
      <w:pPr>
        <w:pStyle w:val="Prrafodelista"/>
        <w:numPr>
          <w:ilvl w:val="2"/>
          <w:numId w:val="5"/>
        </w:numPr>
      </w:pPr>
      <w:r>
        <w:t>JPanel jPanel2</w:t>
      </w:r>
    </w:p>
    <w:p w14:paraId="3D889B9B" w14:textId="77777777" w:rsidR="00CC5CBD" w:rsidRDefault="00CC5CBD" w:rsidP="00CC5CBD">
      <w:pPr>
        <w:pStyle w:val="Prrafodelista"/>
        <w:numPr>
          <w:ilvl w:val="3"/>
          <w:numId w:val="5"/>
        </w:numPr>
      </w:pPr>
      <w:r>
        <w:t>(FlowLayout)</w:t>
      </w:r>
    </w:p>
    <w:p w14:paraId="3CC65729" w14:textId="77777777" w:rsidR="00CC5CBD" w:rsidRDefault="00CC5CBD" w:rsidP="00CC5CBD">
      <w:pPr>
        <w:pStyle w:val="Prrafodelista"/>
        <w:numPr>
          <w:ilvl w:val="3"/>
          <w:numId w:val="5"/>
        </w:numPr>
      </w:pPr>
      <w:r>
        <w:t>JLabel jLabel1 “</w:t>
      </w:r>
      <w:r w:rsidRPr="005355BA">
        <w:t>Filters</w:t>
      </w:r>
      <w:r>
        <w:t>”</w:t>
      </w:r>
    </w:p>
    <w:p w14:paraId="200A8F2C" w14:textId="77777777" w:rsidR="00CC5CBD" w:rsidRDefault="00CC5CBD" w:rsidP="00CC5CBD">
      <w:pPr>
        <w:pStyle w:val="Prrafodelista"/>
        <w:numPr>
          <w:ilvl w:val="2"/>
          <w:numId w:val="5"/>
        </w:numPr>
      </w:pPr>
      <w:r>
        <w:t>JPanel jpanelFilters</w:t>
      </w:r>
    </w:p>
    <w:p w14:paraId="50234534" w14:textId="77777777" w:rsidR="00CC5CBD" w:rsidRDefault="00CC5CBD" w:rsidP="00CC5CBD">
      <w:pPr>
        <w:pStyle w:val="Prrafodelista"/>
        <w:numPr>
          <w:ilvl w:val="3"/>
          <w:numId w:val="5"/>
        </w:numPr>
      </w:pPr>
      <w:r>
        <w:t>(FlowLayout)</w:t>
      </w:r>
    </w:p>
    <w:p w14:paraId="7422BAE6" w14:textId="77777777" w:rsidR="00CC5CBD" w:rsidRDefault="00CC5CBD" w:rsidP="00CC5CBD">
      <w:pPr>
        <w:pStyle w:val="Prrafodelista"/>
        <w:numPr>
          <w:ilvl w:val="3"/>
          <w:numId w:val="5"/>
        </w:numPr>
      </w:pPr>
      <w:r>
        <w:t>(Contenido dinámico)</w:t>
      </w:r>
    </w:p>
    <w:p w14:paraId="7368EFAE" w14:textId="77777777" w:rsidR="00CC5CBD" w:rsidRDefault="00CC5CBD" w:rsidP="00CC5CBD">
      <w:pPr>
        <w:pStyle w:val="Prrafodelista"/>
        <w:numPr>
          <w:ilvl w:val="2"/>
          <w:numId w:val="5"/>
        </w:numPr>
      </w:pPr>
      <w:r>
        <w:t>JPanel jPanel3</w:t>
      </w:r>
    </w:p>
    <w:p w14:paraId="1BBFD63B" w14:textId="77777777" w:rsidR="00CC5CBD" w:rsidRDefault="00CC5CBD" w:rsidP="00CC5CBD">
      <w:pPr>
        <w:pStyle w:val="Prrafodelista"/>
        <w:numPr>
          <w:ilvl w:val="3"/>
          <w:numId w:val="5"/>
        </w:numPr>
      </w:pPr>
      <w:r>
        <w:t>(FlowLayout)</w:t>
      </w:r>
    </w:p>
    <w:p w14:paraId="298A5E31" w14:textId="0467D715" w:rsidR="00CC5CBD" w:rsidRDefault="00CC5CBD" w:rsidP="00CC5CBD">
      <w:pPr>
        <w:pStyle w:val="Prrafodelista"/>
        <w:numPr>
          <w:ilvl w:val="3"/>
          <w:numId w:val="5"/>
        </w:numPr>
      </w:pPr>
      <w:proofErr w:type="spellStart"/>
      <w:r>
        <w:t>JLabel</w:t>
      </w:r>
      <w:proofErr w:type="spellEnd"/>
      <w:r>
        <w:t xml:space="preserve"> </w:t>
      </w:r>
      <w:proofErr w:type="spellStart"/>
      <w:r>
        <w:t>ElementsShown</w:t>
      </w:r>
      <w:proofErr w:type="spellEnd"/>
      <w:r>
        <w:t xml:space="preserve"> “(</w:t>
      </w:r>
      <w:proofErr w:type="spellStart"/>
      <w:r w:rsidRPr="00CC5CBD">
        <w:t>texte</w:t>
      </w:r>
      <w:proofErr w:type="spellEnd"/>
      <w:r w:rsidRPr="00CC5CBD">
        <w:t xml:space="preserve"> </w:t>
      </w:r>
      <w:proofErr w:type="spellStart"/>
      <w:r w:rsidRPr="00CC5CBD">
        <w:t>dynamique</w:t>
      </w:r>
      <w:proofErr w:type="spellEnd"/>
      <w:r>
        <w:t>)”</w:t>
      </w:r>
    </w:p>
    <w:p w14:paraId="3C4C3F97" w14:textId="77777777" w:rsidR="00CC5CBD" w:rsidRDefault="00CC5CBD" w:rsidP="00CC5CBD">
      <w:pPr>
        <w:pStyle w:val="Prrafodelista"/>
        <w:numPr>
          <w:ilvl w:val="1"/>
          <w:numId w:val="5"/>
        </w:numPr>
      </w:pPr>
      <w:proofErr w:type="spellStart"/>
      <w:r>
        <w:t>JScrollPane</w:t>
      </w:r>
      <w:proofErr w:type="spellEnd"/>
      <w:r>
        <w:t xml:space="preserve"> jScrollPane1, CENTER</w:t>
      </w:r>
    </w:p>
    <w:p w14:paraId="543049C3" w14:textId="30E0C8AE" w:rsidR="00CC5CBD" w:rsidRDefault="00CC5CBD" w:rsidP="00CC5CBD">
      <w:pPr>
        <w:pStyle w:val="Prrafodelista"/>
        <w:numPr>
          <w:ilvl w:val="2"/>
          <w:numId w:val="5"/>
        </w:numPr>
      </w:pPr>
      <w:proofErr w:type="spellStart"/>
      <w:r>
        <w:t>JTextArea</w:t>
      </w:r>
      <w:proofErr w:type="spellEnd"/>
      <w:r>
        <w:t xml:space="preserve"> </w:t>
      </w:r>
      <w:proofErr w:type="spellStart"/>
      <w:r>
        <w:t>elementsDescription</w:t>
      </w:r>
      <w:proofErr w:type="spellEnd"/>
      <w:r>
        <w:t xml:space="preserve"> “(</w:t>
      </w:r>
      <w:proofErr w:type="spellStart"/>
      <w:r w:rsidRPr="00CC5CBD">
        <w:t>texte</w:t>
      </w:r>
      <w:proofErr w:type="spellEnd"/>
      <w:r w:rsidRPr="00CC5CBD">
        <w:t xml:space="preserve"> </w:t>
      </w:r>
      <w:proofErr w:type="spellStart"/>
      <w:r w:rsidRPr="00CC5CBD">
        <w:t>dynamique</w:t>
      </w:r>
      <w:proofErr w:type="spellEnd"/>
      <w:r>
        <w:t>)”</w:t>
      </w:r>
    </w:p>
    <w:p w14:paraId="1CEB7EED" w14:textId="77777777" w:rsidR="001F2D50" w:rsidRDefault="001F2D50" w:rsidP="001F2D50">
      <w:pPr>
        <w:ind w:firstLine="708"/>
      </w:pPr>
      <w:r>
        <w:tab/>
      </w:r>
      <w:r>
        <w:tab/>
      </w:r>
      <w:r>
        <w:tab/>
      </w:r>
    </w:p>
    <w:p w14:paraId="11711C5F" w14:textId="77777777" w:rsidR="001F2D50" w:rsidRDefault="001F2D50" w:rsidP="001F2D50">
      <w:pPr>
        <w:ind w:left="1416" w:firstLine="708"/>
      </w:pPr>
    </w:p>
    <w:p w14:paraId="3B5A2CEC" w14:textId="77777777" w:rsidR="001F2D50" w:rsidRDefault="001F2D50" w:rsidP="001F2D50">
      <w:pPr>
        <w:pStyle w:val="Ttulo3"/>
      </w:pPr>
      <w:bookmarkStart w:id="80" w:name="_Toc33141297"/>
      <w:r>
        <w:rPr>
          <w:lang w:val="fr"/>
        </w:rPr>
        <w:t>Éléments</w:t>
      </w:r>
      <w:bookmarkEnd w:id="80"/>
    </w:p>
    <w:p w14:paraId="0D7A2D5C" w14:textId="77777777" w:rsidR="001F2D50" w:rsidRPr="00C518FE" w:rsidRDefault="001F2D50" w:rsidP="001F2D50"/>
    <w:p w14:paraId="232ACACF" w14:textId="77777777" w:rsidR="001F2D50" w:rsidRDefault="001F2D50" w:rsidP="001F2D50">
      <w:pPr>
        <w:pStyle w:val="Ttulo4"/>
        <w:ind w:firstLine="708"/>
      </w:pPr>
      <w:bookmarkStart w:id="81" w:name="_Toc33141298"/>
      <w:r>
        <w:rPr>
          <w:lang w:val="fr"/>
        </w:rPr>
        <w:t>Zone d’information (JTextArea)</w:t>
      </w:r>
      <w:bookmarkEnd w:id="81"/>
    </w:p>
    <w:p w14:paraId="3BB33D5E" w14:textId="77777777" w:rsidR="001F2D50" w:rsidRPr="00690E09" w:rsidRDefault="001F2D50" w:rsidP="001F2D50">
      <w:pPr>
        <w:rPr>
          <w:lang w:val="fr-FR"/>
        </w:rPr>
      </w:pPr>
      <w:r>
        <w:rPr>
          <w:lang w:val="fr"/>
        </w:rPr>
        <w:tab/>
        <w:t>C’est là que toutes les informations de l’article seront affichées</w:t>
      </w:r>
    </w:p>
    <w:p w14:paraId="664614A4" w14:textId="77777777" w:rsidR="001F2D50" w:rsidRPr="00690E09" w:rsidRDefault="001F2D50" w:rsidP="001F2D50">
      <w:pPr>
        <w:pStyle w:val="Ttulo4"/>
        <w:ind w:firstLine="708"/>
        <w:rPr>
          <w:lang w:val="fr-FR"/>
        </w:rPr>
      </w:pPr>
      <w:bookmarkStart w:id="82" w:name="_Toc33141299"/>
      <w:r>
        <w:rPr>
          <w:lang w:val="fr"/>
        </w:rPr>
        <w:t>Filtres (</w:t>
      </w:r>
      <w:proofErr w:type="spellStart"/>
      <w:r>
        <w:rPr>
          <w:lang w:val="fr"/>
        </w:rPr>
        <w:t>JChechBox</w:t>
      </w:r>
      <w:proofErr w:type="spellEnd"/>
      <w:r>
        <w:rPr>
          <w:lang w:val="fr"/>
        </w:rPr>
        <w:t>)</w:t>
      </w:r>
      <w:bookmarkEnd w:id="82"/>
    </w:p>
    <w:p w14:paraId="2992BB16" w14:textId="77777777" w:rsidR="001F2D50" w:rsidRPr="00690E09" w:rsidRDefault="001F2D50" w:rsidP="001F2D50">
      <w:pPr>
        <w:ind w:left="708"/>
        <w:rPr>
          <w:lang w:val="fr-FR"/>
        </w:rPr>
      </w:pPr>
      <w:r>
        <w:rPr>
          <w:lang w:val="fr"/>
        </w:rPr>
        <w:t>Filtres qui apparaîtront dynamiquement en fonction des types d’éléments que nous avons dans notre espace graphique, ceux-ci nous aideront à montrer ou non ces éléments dans la liste d’informations</w:t>
      </w:r>
    </w:p>
    <w:p w14:paraId="7D1FF6DB" w14:textId="77777777" w:rsidR="001F2D50" w:rsidRPr="00690E09" w:rsidRDefault="001F2D50" w:rsidP="001F2D50">
      <w:pPr>
        <w:pStyle w:val="Ttulo4"/>
        <w:ind w:firstLine="708"/>
        <w:rPr>
          <w:lang w:val="fr-FR"/>
        </w:rPr>
      </w:pPr>
      <w:bookmarkStart w:id="83" w:name="_Toc33141300"/>
      <w:r>
        <w:rPr>
          <w:lang w:val="fr"/>
        </w:rPr>
        <w:t>Compteur d’objets affichés (</w:t>
      </w:r>
      <w:proofErr w:type="spellStart"/>
      <w:r>
        <w:rPr>
          <w:lang w:val="fr"/>
        </w:rPr>
        <w:t>Jlabel</w:t>
      </w:r>
      <w:proofErr w:type="spellEnd"/>
      <w:r>
        <w:rPr>
          <w:lang w:val="fr"/>
        </w:rPr>
        <w:t>)</w:t>
      </w:r>
      <w:bookmarkEnd w:id="83"/>
    </w:p>
    <w:p w14:paraId="4E4E34C8" w14:textId="77777777" w:rsidR="001F2D50" w:rsidRPr="00690E09" w:rsidRDefault="001F2D50" w:rsidP="001F2D50">
      <w:pPr>
        <w:ind w:left="708"/>
        <w:rPr>
          <w:lang w:val="fr-FR"/>
        </w:rPr>
      </w:pPr>
      <w:r>
        <w:rPr>
          <w:lang w:val="fr"/>
        </w:rPr>
        <w:t>Indique le nombre d’éléments affichés et le nombre total d’éléments</w:t>
      </w:r>
    </w:p>
    <w:p w14:paraId="294BB500" w14:textId="77777777" w:rsidR="001F2D50" w:rsidRPr="00690E09" w:rsidRDefault="001F2D50" w:rsidP="001F2D50">
      <w:pPr>
        <w:rPr>
          <w:lang w:val="fr-FR"/>
        </w:rPr>
      </w:pPr>
      <w:r w:rsidRPr="00690E09">
        <w:rPr>
          <w:lang w:val="fr-FR"/>
        </w:rPr>
        <w:br w:type="page"/>
      </w:r>
    </w:p>
    <w:p w14:paraId="586B7A65" w14:textId="77777777" w:rsidR="001F2D50" w:rsidRPr="00690E09" w:rsidRDefault="001F2D50" w:rsidP="001F2D50">
      <w:pPr>
        <w:pStyle w:val="Ttulo2"/>
        <w:rPr>
          <w:lang w:val="fr-FR"/>
        </w:rPr>
      </w:pPr>
      <w:bookmarkStart w:id="84" w:name="_Toc33141301"/>
      <w:r>
        <w:rPr>
          <w:noProof/>
          <w:lang w:val="fr"/>
        </w:rPr>
        <w:lastRenderedPageBreak/>
        <w:drawing>
          <wp:anchor distT="0" distB="0" distL="114300" distR="114300" simplePos="0" relativeHeight="251664384" behindDoc="0" locked="0" layoutInCell="1" allowOverlap="1" wp14:anchorId="4EA289A5" wp14:editId="4C875569">
            <wp:simplePos x="0" y="0"/>
            <wp:positionH relativeFrom="margin">
              <wp:posOffset>3882390</wp:posOffset>
            </wp:positionH>
            <wp:positionV relativeFrom="paragraph">
              <wp:posOffset>4445</wp:posOffset>
            </wp:positionV>
            <wp:extent cx="1962150" cy="22383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5037" b="29060"/>
                    <a:stretch/>
                  </pic:blipFill>
                  <pic:spPr bwMode="auto">
                    <a:xfrm>
                      <a:off x="0" y="0"/>
                      <a:ext cx="196215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
        </w:rPr>
        <w:t>Formulaire d’édition couleur (</w:t>
      </w:r>
      <w:proofErr w:type="spellStart"/>
      <w:r>
        <w:rPr>
          <w:lang w:val="fr"/>
        </w:rPr>
        <w:t>JDialog</w:t>
      </w:r>
      <w:proofErr w:type="spellEnd"/>
      <w:r>
        <w:rPr>
          <w:lang w:val="fr"/>
        </w:rPr>
        <w:t>)</w:t>
      </w:r>
      <w:bookmarkEnd w:id="84"/>
    </w:p>
    <w:p w14:paraId="2E4353C7" w14:textId="77777777" w:rsidR="001F2D50" w:rsidRPr="00690E09" w:rsidRDefault="001F2D50" w:rsidP="001F2D50">
      <w:pPr>
        <w:rPr>
          <w:lang w:val="fr-FR"/>
        </w:rPr>
      </w:pPr>
    </w:p>
    <w:p w14:paraId="67F1C006" w14:textId="77777777" w:rsidR="001F2D50" w:rsidRPr="00690E09" w:rsidRDefault="001F2D50" w:rsidP="001F2D50">
      <w:pPr>
        <w:rPr>
          <w:lang w:val="fr-FR"/>
        </w:rPr>
      </w:pPr>
      <w:r>
        <w:rPr>
          <w:lang w:val="fr"/>
        </w:rPr>
        <w:t>Ce formulaire vous permet de modifier les couleurs de la fenêtre, y compris celles de la liste des éléments et celles de l’espace graphique.</w:t>
      </w:r>
    </w:p>
    <w:p w14:paraId="40609200" w14:textId="77777777" w:rsidR="001F2D50" w:rsidRPr="00690E09" w:rsidRDefault="001F2D50" w:rsidP="001F2D50">
      <w:pPr>
        <w:pStyle w:val="Ttulo3"/>
        <w:rPr>
          <w:lang w:val="fr-FR"/>
        </w:rPr>
      </w:pPr>
    </w:p>
    <w:p w14:paraId="53CDF273" w14:textId="77777777" w:rsidR="001F2D50" w:rsidRDefault="001F2D50" w:rsidP="001F2D50">
      <w:pPr>
        <w:pStyle w:val="Ttulo3"/>
      </w:pPr>
      <w:bookmarkStart w:id="85" w:name="_Toc33141302"/>
      <w:r>
        <w:rPr>
          <w:lang w:val="fr"/>
        </w:rPr>
        <w:t>Arbre</w:t>
      </w:r>
      <w:bookmarkEnd w:id="85"/>
    </w:p>
    <w:p w14:paraId="4945FEE7" w14:textId="77777777" w:rsidR="00CC5CBD" w:rsidRDefault="00CC5CBD" w:rsidP="00CC5CBD">
      <w:pPr>
        <w:pStyle w:val="Prrafodelista"/>
        <w:numPr>
          <w:ilvl w:val="0"/>
          <w:numId w:val="6"/>
        </w:numPr>
      </w:pPr>
      <w:r>
        <w:t>JDialog FormColor</w:t>
      </w:r>
    </w:p>
    <w:p w14:paraId="1D50B598" w14:textId="77777777" w:rsidR="00CC5CBD" w:rsidRDefault="00CC5CBD" w:rsidP="00CC5CBD">
      <w:pPr>
        <w:pStyle w:val="Prrafodelista"/>
        <w:numPr>
          <w:ilvl w:val="1"/>
          <w:numId w:val="6"/>
        </w:numPr>
      </w:pPr>
      <w:r>
        <w:t>(BorderLayout)</w:t>
      </w:r>
    </w:p>
    <w:p w14:paraId="3C533B3F" w14:textId="77777777" w:rsidR="00CC5CBD" w:rsidRDefault="00CC5CBD" w:rsidP="00CC5CBD">
      <w:pPr>
        <w:pStyle w:val="Prrafodelista"/>
        <w:numPr>
          <w:ilvl w:val="1"/>
          <w:numId w:val="6"/>
        </w:numPr>
      </w:pPr>
      <w:r>
        <w:t>JPanel jPanel2, NORTH</w:t>
      </w:r>
    </w:p>
    <w:p w14:paraId="6014AE1C" w14:textId="77777777" w:rsidR="00CC5CBD" w:rsidRDefault="00CC5CBD" w:rsidP="00CC5CBD">
      <w:pPr>
        <w:pStyle w:val="Prrafodelista"/>
        <w:numPr>
          <w:ilvl w:val="2"/>
          <w:numId w:val="6"/>
        </w:numPr>
      </w:pPr>
      <w:r>
        <w:t>(FlowLayout)</w:t>
      </w:r>
    </w:p>
    <w:p w14:paraId="14685A4A" w14:textId="77777777" w:rsidR="00CC5CBD" w:rsidRPr="00C518FE" w:rsidRDefault="00CC5CBD" w:rsidP="00CC5CBD">
      <w:pPr>
        <w:pStyle w:val="Prrafodelista"/>
        <w:numPr>
          <w:ilvl w:val="2"/>
          <w:numId w:val="6"/>
        </w:numPr>
        <w:rPr>
          <w:lang w:val="en-US"/>
        </w:rPr>
      </w:pPr>
      <w:r w:rsidRPr="00C518FE">
        <w:rPr>
          <w:lang w:val="en-US"/>
        </w:rPr>
        <w:t>JLabel jLabel1 “Colors”</w:t>
      </w:r>
    </w:p>
    <w:p w14:paraId="025C94DD" w14:textId="77777777" w:rsidR="00CC5CBD" w:rsidRPr="00C518FE" w:rsidRDefault="00CC5CBD" w:rsidP="00CC5CBD">
      <w:pPr>
        <w:pStyle w:val="Prrafodelista"/>
        <w:numPr>
          <w:ilvl w:val="1"/>
          <w:numId w:val="6"/>
        </w:numPr>
        <w:rPr>
          <w:lang w:val="en-US"/>
        </w:rPr>
      </w:pPr>
      <w:r w:rsidRPr="00C518FE">
        <w:rPr>
          <w:lang w:val="en-US"/>
        </w:rPr>
        <w:t>JPanel jPanel1, CENTER</w:t>
      </w:r>
    </w:p>
    <w:p w14:paraId="34C79CCE" w14:textId="77777777" w:rsidR="00CC5CBD" w:rsidRPr="00C518FE" w:rsidRDefault="00CC5CBD" w:rsidP="00CC5CBD">
      <w:pPr>
        <w:pStyle w:val="Prrafodelista"/>
        <w:numPr>
          <w:ilvl w:val="2"/>
          <w:numId w:val="6"/>
        </w:numPr>
        <w:rPr>
          <w:lang w:val="en-US"/>
        </w:rPr>
      </w:pPr>
      <w:r w:rsidRPr="00C518FE">
        <w:rPr>
          <w:lang w:val="en-US"/>
        </w:rPr>
        <w:t>(GridLayout [1,4])</w:t>
      </w:r>
    </w:p>
    <w:p w14:paraId="68D75F5B" w14:textId="77777777" w:rsidR="00CC5CBD" w:rsidRDefault="00CC5CBD" w:rsidP="00CC5CBD">
      <w:pPr>
        <w:pStyle w:val="Prrafodelista"/>
        <w:numPr>
          <w:ilvl w:val="2"/>
          <w:numId w:val="6"/>
        </w:numPr>
      </w:pPr>
      <w:r>
        <w:t>JPanel jPanel3</w:t>
      </w:r>
    </w:p>
    <w:p w14:paraId="297212B5" w14:textId="77777777" w:rsidR="00CC5CBD" w:rsidRDefault="00CC5CBD" w:rsidP="00CC5CBD">
      <w:pPr>
        <w:pStyle w:val="Prrafodelista"/>
        <w:numPr>
          <w:ilvl w:val="3"/>
          <w:numId w:val="6"/>
        </w:numPr>
      </w:pPr>
      <w:r>
        <w:t>(BorderLayout)</w:t>
      </w:r>
    </w:p>
    <w:p w14:paraId="18446BC5" w14:textId="77777777" w:rsidR="00CC5CBD" w:rsidRPr="00C518FE" w:rsidRDefault="00CC5CBD" w:rsidP="00CC5CBD">
      <w:pPr>
        <w:pStyle w:val="Prrafodelista"/>
        <w:numPr>
          <w:ilvl w:val="3"/>
          <w:numId w:val="6"/>
        </w:numPr>
        <w:rPr>
          <w:lang w:val="en-US"/>
        </w:rPr>
      </w:pPr>
      <w:r w:rsidRPr="00C518FE">
        <w:rPr>
          <w:lang w:val="en-US"/>
        </w:rPr>
        <w:t>JPanel jPanel6, NORTH</w:t>
      </w:r>
    </w:p>
    <w:p w14:paraId="13E71905" w14:textId="77777777" w:rsidR="00CC5CBD" w:rsidRPr="00C518FE" w:rsidRDefault="00CC5CBD" w:rsidP="00CC5CBD">
      <w:pPr>
        <w:pStyle w:val="Prrafodelista"/>
        <w:numPr>
          <w:ilvl w:val="4"/>
          <w:numId w:val="6"/>
        </w:numPr>
        <w:rPr>
          <w:lang w:val="en-US"/>
        </w:rPr>
      </w:pPr>
      <w:r w:rsidRPr="00C518FE">
        <w:rPr>
          <w:lang w:val="en-US"/>
        </w:rPr>
        <w:t>(FlowLayout)</w:t>
      </w:r>
    </w:p>
    <w:p w14:paraId="23B78DFD" w14:textId="77777777" w:rsidR="00CC5CBD" w:rsidRPr="00C518FE" w:rsidRDefault="00CC5CBD" w:rsidP="00CC5CBD">
      <w:pPr>
        <w:pStyle w:val="Prrafodelista"/>
        <w:numPr>
          <w:ilvl w:val="4"/>
          <w:numId w:val="6"/>
        </w:numPr>
        <w:rPr>
          <w:lang w:val="en-US"/>
        </w:rPr>
      </w:pPr>
      <w:r w:rsidRPr="00C518FE">
        <w:rPr>
          <w:lang w:val="en-US"/>
        </w:rPr>
        <w:t>JLabel jLabel1 “Elements colors”</w:t>
      </w:r>
    </w:p>
    <w:p w14:paraId="53CEED17" w14:textId="77777777" w:rsidR="00CC5CBD" w:rsidRPr="00C518FE" w:rsidRDefault="00CC5CBD" w:rsidP="00CC5CBD">
      <w:pPr>
        <w:pStyle w:val="Prrafodelista"/>
        <w:numPr>
          <w:ilvl w:val="3"/>
          <w:numId w:val="6"/>
        </w:numPr>
        <w:rPr>
          <w:lang w:val="en-US"/>
        </w:rPr>
      </w:pPr>
      <w:r w:rsidRPr="00C518FE">
        <w:rPr>
          <w:lang w:val="en-US"/>
        </w:rPr>
        <w:t>JPanel jPanel7, CENTER</w:t>
      </w:r>
    </w:p>
    <w:p w14:paraId="446A5E73" w14:textId="77777777" w:rsidR="00CC5CBD" w:rsidRPr="00C518FE" w:rsidRDefault="00CC5CBD" w:rsidP="00CC5CBD">
      <w:pPr>
        <w:pStyle w:val="Prrafodelista"/>
        <w:numPr>
          <w:ilvl w:val="4"/>
          <w:numId w:val="6"/>
        </w:numPr>
        <w:rPr>
          <w:lang w:val="en-US"/>
        </w:rPr>
      </w:pPr>
      <w:r w:rsidRPr="00C518FE">
        <w:rPr>
          <w:lang w:val="en-US"/>
        </w:rPr>
        <w:t>(GridLayout [2,3])</w:t>
      </w:r>
    </w:p>
    <w:p w14:paraId="3FB64C7A" w14:textId="77777777" w:rsidR="00CC5CBD" w:rsidRPr="00C518FE" w:rsidRDefault="00CC5CBD" w:rsidP="00CC5CBD">
      <w:pPr>
        <w:pStyle w:val="Prrafodelista"/>
        <w:numPr>
          <w:ilvl w:val="5"/>
          <w:numId w:val="6"/>
        </w:numPr>
        <w:rPr>
          <w:lang w:val="en-US"/>
        </w:rPr>
      </w:pPr>
      <w:r w:rsidRPr="00C518FE">
        <w:rPr>
          <w:lang w:val="en-US"/>
        </w:rPr>
        <w:t>JPanel jPanel4</w:t>
      </w:r>
    </w:p>
    <w:p w14:paraId="4FA0B0F9" w14:textId="77777777" w:rsidR="00CC5CBD" w:rsidRPr="00C518FE" w:rsidRDefault="00CC5CBD" w:rsidP="00CC5CBD">
      <w:pPr>
        <w:pStyle w:val="Prrafodelista"/>
        <w:numPr>
          <w:ilvl w:val="6"/>
          <w:numId w:val="6"/>
        </w:numPr>
        <w:rPr>
          <w:lang w:val="en-US"/>
        </w:rPr>
      </w:pPr>
      <w:r w:rsidRPr="00C518FE">
        <w:rPr>
          <w:lang w:val="en-US"/>
        </w:rPr>
        <w:t>(FlowLayout)</w:t>
      </w:r>
    </w:p>
    <w:p w14:paraId="62B21353" w14:textId="77777777" w:rsidR="00CC5CBD" w:rsidRPr="00C518FE" w:rsidRDefault="00CC5CBD" w:rsidP="00CC5CBD">
      <w:pPr>
        <w:pStyle w:val="Prrafodelista"/>
        <w:numPr>
          <w:ilvl w:val="6"/>
          <w:numId w:val="6"/>
        </w:numPr>
        <w:rPr>
          <w:lang w:val="en-US"/>
        </w:rPr>
      </w:pPr>
      <w:r w:rsidRPr="00C518FE">
        <w:rPr>
          <w:lang w:val="en-US"/>
        </w:rPr>
        <w:t>JLabel jLabel1 “Point (default Color)”</w:t>
      </w:r>
    </w:p>
    <w:p w14:paraId="649C534E" w14:textId="77777777" w:rsidR="00CC5CBD" w:rsidRPr="00C518FE" w:rsidRDefault="00CC5CBD" w:rsidP="00CC5CBD">
      <w:pPr>
        <w:pStyle w:val="Prrafodelista"/>
        <w:numPr>
          <w:ilvl w:val="6"/>
          <w:numId w:val="6"/>
        </w:numPr>
        <w:rPr>
          <w:lang w:val="en-US"/>
        </w:rPr>
      </w:pPr>
      <w:r w:rsidRPr="00C518FE">
        <w:rPr>
          <w:lang w:val="en-US"/>
        </w:rPr>
        <w:t>JButton pointDefaultColor</w:t>
      </w:r>
    </w:p>
    <w:p w14:paraId="4B8C6116" w14:textId="77777777" w:rsidR="001F2D50" w:rsidRDefault="001F2D50" w:rsidP="001F2D50">
      <w:pPr>
        <w:rPr>
          <w:lang w:val="en-US"/>
        </w:rPr>
      </w:pPr>
      <w:r>
        <w:rPr>
          <w:lang w:val="fr"/>
        </w:rPr>
        <w:tab/>
      </w:r>
      <w:r>
        <w:rPr>
          <w:lang w:val="fr"/>
        </w:rPr>
        <w:tab/>
      </w:r>
      <w:r>
        <w:rPr>
          <w:lang w:val="fr"/>
        </w:rPr>
        <w:tab/>
      </w:r>
      <w:r>
        <w:rPr>
          <w:lang w:val="fr"/>
        </w:rPr>
        <w:tab/>
      </w:r>
      <w:r>
        <w:rPr>
          <w:lang w:val="fr"/>
        </w:rPr>
        <w:tab/>
        <w:t>.</w:t>
      </w:r>
    </w:p>
    <w:p w14:paraId="637577CF" w14:textId="77777777" w:rsidR="001F2D50" w:rsidRDefault="001F2D50" w:rsidP="001F2D50">
      <w:pPr>
        <w:rPr>
          <w:lang w:val="en-US"/>
        </w:rPr>
      </w:pPr>
      <w:r>
        <w:rPr>
          <w:lang w:val="fr"/>
        </w:rPr>
        <w:tab/>
      </w:r>
      <w:r>
        <w:rPr>
          <w:lang w:val="fr"/>
        </w:rPr>
        <w:tab/>
      </w:r>
      <w:r>
        <w:rPr>
          <w:lang w:val="fr"/>
        </w:rPr>
        <w:tab/>
      </w:r>
      <w:r>
        <w:rPr>
          <w:lang w:val="fr"/>
        </w:rPr>
        <w:tab/>
      </w:r>
      <w:r>
        <w:rPr>
          <w:lang w:val="fr"/>
        </w:rPr>
        <w:tab/>
        <w:t>.</w:t>
      </w:r>
    </w:p>
    <w:p w14:paraId="2C8232D7" w14:textId="77777777" w:rsidR="001F2D50" w:rsidRDefault="001F2D50" w:rsidP="001F2D50">
      <w:pPr>
        <w:rPr>
          <w:lang w:val="en-US"/>
        </w:rPr>
      </w:pPr>
      <w:r>
        <w:rPr>
          <w:lang w:val="fr"/>
        </w:rPr>
        <w:tab/>
      </w:r>
      <w:r>
        <w:rPr>
          <w:lang w:val="fr"/>
        </w:rPr>
        <w:tab/>
      </w:r>
      <w:r>
        <w:rPr>
          <w:lang w:val="fr"/>
        </w:rPr>
        <w:tab/>
      </w:r>
      <w:r>
        <w:rPr>
          <w:lang w:val="fr"/>
        </w:rPr>
        <w:tab/>
      </w:r>
      <w:r>
        <w:rPr>
          <w:lang w:val="fr"/>
        </w:rPr>
        <w:tab/>
        <w:t>.</w:t>
      </w:r>
    </w:p>
    <w:p w14:paraId="19E53880" w14:textId="77777777" w:rsidR="001F2D50" w:rsidRDefault="001F2D50" w:rsidP="001F2D50">
      <w:pPr>
        <w:rPr>
          <w:lang w:val="en-US"/>
        </w:rPr>
      </w:pPr>
      <w:r>
        <w:rPr>
          <w:lang w:val="fr"/>
        </w:rPr>
        <w:tab/>
      </w:r>
      <w:r>
        <w:rPr>
          <w:lang w:val="fr"/>
        </w:rPr>
        <w:tab/>
      </w:r>
      <w:r>
        <w:rPr>
          <w:lang w:val="fr"/>
        </w:rPr>
        <w:tab/>
      </w:r>
      <w:r>
        <w:rPr>
          <w:lang w:val="fr"/>
        </w:rPr>
        <w:tab/>
      </w:r>
      <w:r>
        <w:rPr>
          <w:lang w:val="fr"/>
        </w:rPr>
        <w:tab/>
        <w:t>.</w:t>
      </w:r>
    </w:p>
    <w:p w14:paraId="09B54A8A" w14:textId="77777777" w:rsidR="001F2D50" w:rsidRPr="00690E09" w:rsidRDefault="001F2D50" w:rsidP="001F2D50">
      <w:pPr>
        <w:rPr>
          <w:lang w:val="fr-FR"/>
        </w:rPr>
      </w:pPr>
      <w:r w:rsidRPr="001F2D50">
        <w:rPr>
          <w:lang w:val="fr"/>
        </w:rPr>
        <w:tab/>
      </w:r>
      <w:r w:rsidRPr="001F2D50">
        <w:rPr>
          <w:lang w:val="fr"/>
        </w:rPr>
        <w:tab/>
      </w:r>
      <w:r w:rsidRPr="001F2D50">
        <w:rPr>
          <w:lang w:val="fr"/>
        </w:rPr>
        <w:tab/>
      </w:r>
      <w:r w:rsidRPr="001F2D50">
        <w:rPr>
          <w:lang w:val="fr"/>
        </w:rPr>
        <w:tab/>
      </w:r>
      <w:r w:rsidRPr="00C518FE">
        <w:rPr>
          <w:highlight w:val="yellow"/>
          <w:lang w:val="fr"/>
        </w:rPr>
        <w:t>C’est long et répétitif, je le ferai plus tard...</w:t>
      </w:r>
    </w:p>
    <w:p w14:paraId="0AF940EA" w14:textId="77777777" w:rsidR="001F2D50" w:rsidRPr="00690E09" w:rsidRDefault="001F2D50" w:rsidP="001F2D50">
      <w:pPr>
        <w:ind w:left="2124" w:firstLine="708"/>
        <w:rPr>
          <w:lang w:val="fr-FR"/>
        </w:rPr>
      </w:pPr>
      <w:r w:rsidRPr="00690E09">
        <w:rPr>
          <w:lang w:val="fr-FR"/>
        </w:rPr>
        <w:tab/>
      </w:r>
    </w:p>
    <w:p w14:paraId="173C0E01" w14:textId="77777777" w:rsidR="001F2D50" w:rsidRPr="00690E09" w:rsidRDefault="001F2D50" w:rsidP="00CC5CBD">
      <w:pPr>
        <w:pStyle w:val="Ttulo3"/>
        <w:rPr>
          <w:lang w:val="fr-FR"/>
        </w:rPr>
      </w:pPr>
      <w:bookmarkStart w:id="86" w:name="_Toc33141303"/>
      <w:r w:rsidRPr="00690E09">
        <w:rPr>
          <w:lang w:val="fr-FR"/>
        </w:rPr>
        <w:t>Éléments</w:t>
      </w:r>
      <w:bookmarkEnd w:id="86"/>
    </w:p>
    <w:p w14:paraId="75F1EA4B" w14:textId="77777777" w:rsidR="001F2D50" w:rsidRPr="00690E09" w:rsidRDefault="001F2D50" w:rsidP="001F2D50">
      <w:pPr>
        <w:ind w:firstLine="708"/>
        <w:rPr>
          <w:lang w:val="fr-FR"/>
        </w:rPr>
      </w:pPr>
    </w:p>
    <w:p w14:paraId="5CB62659" w14:textId="77777777" w:rsidR="001F2D50" w:rsidRPr="00690E09" w:rsidRDefault="001F2D50" w:rsidP="001F2D50">
      <w:pPr>
        <w:pStyle w:val="Ttulo4"/>
        <w:ind w:firstLine="708"/>
        <w:rPr>
          <w:lang w:val="fr-FR"/>
        </w:rPr>
      </w:pPr>
      <w:bookmarkStart w:id="87" w:name="_Toc33141304"/>
      <w:r>
        <w:rPr>
          <w:lang w:val="fr"/>
        </w:rPr>
        <w:t>Boutons de couleur (</w:t>
      </w:r>
      <w:proofErr w:type="spellStart"/>
      <w:r>
        <w:rPr>
          <w:lang w:val="fr"/>
        </w:rPr>
        <w:t>JButton</w:t>
      </w:r>
      <w:proofErr w:type="spellEnd"/>
      <w:r>
        <w:rPr>
          <w:lang w:val="fr"/>
        </w:rPr>
        <w:t>)</w:t>
      </w:r>
      <w:bookmarkEnd w:id="87"/>
    </w:p>
    <w:p w14:paraId="52E9FBC6" w14:textId="2AEB6840" w:rsidR="001F2D50" w:rsidRPr="00690E09" w:rsidRDefault="001F2D50" w:rsidP="001F2D50">
      <w:pPr>
        <w:ind w:left="708"/>
        <w:rPr>
          <w:lang w:val="fr-FR"/>
        </w:rPr>
      </w:pPr>
      <w:r>
        <w:rPr>
          <w:lang w:val="fr"/>
        </w:rPr>
        <w:t xml:space="preserve">Chaque bouton </w:t>
      </w:r>
      <w:r w:rsidR="00CC5CBD">
        <w:rPr>
          <w:lang w:val="fr"/>
        </w:rPr>
        <w:t>change</w:t>
      </w:r>
      <w:r>
        <w:rPr>
          <w:lang w:val="fr"/>
        </w:rPr>
        <w:t xml:space="preserve"> la couleur de ce qui indique, appelant un JColorChooser pour sélectionner la couleur</w:t>
      </w:r>
    </w:p>
    <w:p w14:paraId="756CB3CB" w14:textId="77777777" w:rsidR="001F2D50" w:rsidRPr="00690E09" w:rsidRDefault="001F2D50" w:rsidP="001F2D50">
      <w:pPr>
        <w:rPr>
          <w:lang w:val="fr-FR"/>
        </w:rPr>
      </w:pPr>
      <w:r w:rsidRPr="00690E09">
        <w:rPr>
          <w:lang w:val="fr-FR"/>
        </w:rPr>
        <w:br w:type="page"/>
      </w:r>
    </w:p>
    <w:p w14:paraId="663A5CEB" w14:textId="77777777" w:rsidR="001F2D50" w:rsidRPr="00690E09" w:rsidRDefault="001F2D50" w:rsidP="001F2D50">
      <w:pPr>
        <w:pStyle w:val="Ttulo2"/>
        <w:rPr>
          <w:lang w:val="fr-FR"/>
        </w:rPr>
      </w:pPr>
      <w:bookmarkStart w:id="88" w:name="_Toc33141305"/>
      <w:r>
        <w:rPr>
          <w:lang w:val="fr"/>
        </w:rPr>
        <w:lastRenderedPageBreak/>
        <w:t>Formulaire d’édition de police (JDialog)</w:t>
      </w:r>
      <w:bookmarkEnd w:id="88"/>
    </w:p>
    <w:p w14:paraId="680B8C0B" w14:textId="77777777" w:rsidR="001F2D50" w:rsidRPr="00690E09" w:rsidRDefault="001F2D50" w:rsidP="001F2D50">
      <w:pPr>
        <w:ind w:left="708"/>
        <w:rPr>
          <w:lang w:val="fr-FR"/>
        </w:rPr>
      </w:pPr>
      <w:r>
        <w:rPr>
          <w:noProof/>
          <w:lang w:val="fr"/>
        </w:rPr>
        <w:drawing>
          <wp:anchor distT="0" distB="0" distL="114300" distR="114300" simplePos="0" relativeHeight="251665408" behindDoc="0" locked="0" layoutInCell="1" allowOverlap="1" wp14:anchorId="7EE46825" wp14:editId="1B7C4CD4">
            <wp:simplePos x="0" y="0"/>
            <wp:positionH relativeFrom="column">
              <wp:posOffset>3158490</wp:posOffset>
            </wp:positionH>
            <wp:positionV relativeFrom="paragraph">
              <wp:posOffset>56515</wp:posOffset>
            </wp:positionV>
            <wp:extent cx="2648345" cy="216217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48" r="64019" b="48984"/>
                    <a:stretch/>
                  </pic:blipFill>
                  <pic:spPr bwMode="auto">
                    <a:xfrm>
                      <a:off x="0" y="0"/>
                      <a:ext cx="264834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878AF" w14:textId="13EA6A72" w:rsidR="001F2D50" w:rsidRPr="00690E09" w:rsidRDefault="001F2D50" w:rsidP="001F2D50">
      <w:pPr>
        <w:rPr>
          <w:lang w:val="fr-FR"/>
        </w:rPr>
      </w:pPr>
      <w:r>
        <w:rPr>
          <w:lang w:val="fr"/>
        </w:rPr>
        <w:t xml:space="preserve">Ce formulaire vous permet de modifier </w:t>
      </w:r>
      <w:r w:rsidR="00CC5CBD">
        <w:rPr>
          <w:lang w:val="fr"/>
        </w:rPr>
        <w:t>la</w:t>
      </w:r>
      <w:r>
        <w:rPr>
          <w:lang w:val="fr"/>
        </w:rPr>
        <w:t xml:space="preserve"> </w:t>
      </w:r>
      <w:r w:rsidR="00CC5CBD" w:rsidRPr="00CC5CBD">
        <w:rPr>
          <w:lang w:val="fr"/>
        </w:rPr>
        <w:t>Police</w:t>
      </w:r>
      <w:r w:rsidR="00CC5CBD">
        <w:rPr>
          <w:lang w:val="fr"/>
        </w:rPr>
        <w:t xml:space="preserve"> </w:t>
      </w:r>
      <w:r>
        <w:rPr>
          <w:lang w:val="fr"/>
        </w:rPr>
        <w:t>dans la fenêtre, y compris ceux de la liste des éléments et ceux de l’espace graphique.</w:t>
      </w:r>
    </w:p>
    <w:p w14:paraId="460AA0A0" w14:textId="77777777" w:rsidR="001F2D50" w:rsidRPr="00690E09" w:rsidRDefault="001F2D50" w:rsidP="001F2D50">
      <w:pPr>
        <w:rPr>
          <w:lang w:val="fr-FR"/>
        </w:rPr>
      </w:pPr>
    </w:p>
    <w:p w14:paraId="20C0E5CE" w14:textId="77777777" w:rsidR="001F2D50" w:rsidRPr="001F2D50" w:rsidRDefault="001F2D50" w:rsidP="001F2D50">
      <w:pPr>
        <w:pStyle w:val="Ttulo3"/>
        <w:rPr>
          <w:lang w:val="en-US"/>
        </w:rPr>
      </w:pPr>
      <w:bookmarkStart w:id="89" w:name="_Toc33141306"/>
      <w:proofErr w:type="spellStart"/>
      <w:r w:rsidRPr="001F2D50">
        <w:rPr>
          <w:lang w:val="fr"/>
        </w:rPr>
        <w:t>Abol</w:t>
      </w:r>
      <w:proofErr w:type="spellEnd"/>
      <w:r w:rsidRPr="001F2D50">
        <w:rPr>
          <w:lang w:val="fr"/>
        </w:rPr>
        <w:t xml:space="preserve"> </w:t>
      </w:r>
      <w:proofErr w:type="spellStart"/>
      <w:r w:rsidRPr="001F2D50">
        <w:rPr>
          <w:lang w:val="fr"/>
        </w:rPr>
        <w:t>Abol</w:t>
      </w:r>
      <w:bookmarkEnd w:id="89"/>
      <w:proofErr w:type="spellEnd"/>
    </w:p>
    <w:p w14:paraId="217099AC" w14:textId="77777777" w:rsidR="00CC5CBD" w:rsidRPr="00CC5CBD" w:rsidRDefault="00CC5CBD" w:rsidP="00CC5CBD">
      <w:pPr>
        <w:rPr>
          <w:lang w:val="en-US"/>
        </w:rPr>
      </w:pPr>
      <w:proofErr w:type="spellStart"/>
      <w:r w:rsidRPr="00CC5CBD">
        <w:rPr>
          <w:lang w:val="en-US"/>
        </w:rPr>
        <w:t>JDialog</w:t>
      </w:r>
      <w:proofErr w:type="spellEnd"/>
      <w:r w:rsidRPr="00CC5CBD">
        <w:rPr>
          <w:lang w:val="en-US"/>
        </w:rPr>
        <w:t xml:space="preserve"> </w:t>
      </w:r>
      <w:proofErr w:type="spellStart"/>
      <w:r w:rsidRPr="00CC5CBD">
        <w:rPr>
          <w:lang w:val="en-US"/>
        </w:rPr>
        <w:t>FormFonts</w:t>
      </w:r>
      <w:proofErr w:type="spellEnd"/>
    </w:p>
    <w:p w14:paraId="77C42B5B" w14:textId="286FABD4" w:rsidR="00CC5CBD" w:rsidRPr="00CC5CBD" w:rsidRDefault="00CC5CBD" w:rsidP="00CC5CBD">
      <w:pPr>
        <w:pStyle w:val="Prrafodelista"/>
        <w:numPr>
          <w:ilvl w:val="0"/>
          <w:numId w:val="8"/>
        </w:numPr>
        <w:rPr>
          <w:lang w:val="en-US"/>
        </w:rPr>
      </w:pPr>
      <w:r w:rsidRPr="00CC5CBD">
        <w:rPr>
          <w:lang w:val="en-US"/>
        </w:rPr>
        <w:t>(BorderLayout)</w:t>
      </w:r>
    </w:p>
    <w:p w14:paraId="3BC03406" w14:textId="48712DD4" w:rsidR="00CC5CBD" w:rsidRPr="00CC5CBD" w:rsidRDefault="00CC5CBD" w:rsidP="00CC5CBD">
      <w:pPr>
        <w:pStyle w:val="Prrafodelista"/>
        <w:numPr>
          <w:ilvl w:val="0"/>
          <w:numId w:val="8"/>
        </w:numPr>
        <w:rPr>
          <w:lang w:val="en-US"/>
        </w:rPr>
      </w:pPr>
      <w:r w:rsidRPr="00CC5CBD">
        <w:rPr>
          <w:lang w:val="en-US"/>
        </w:rPr>
        <w:t>JPanel jPanel1, NORTH</w:t>
      </w:r>
    </w:p>
    <w:p w14:paraId="5798AEA8" w14:textId="3E4ECCE0" w:rsidR="00CC5CBD" w:rsidRPr="00CC5CBD" w:rsidRDefault="00CC5CBD" w:rsidP="00CC5CBD">
      <w:pPr>
        <w:pStyle w:val="Prrafodelista"/>
        <w:numPr>
          <w:ilvl w:val="2"/>
          <w:numId w:val="8"/>
        </w:numPr>
        <w:rPr>
          <w:lang w:val="en-US"/>
        </w:rPr>
      </w:pPr>
      <w:r w:rsidRPr="00CC5CBD">
        <w:rPr>
          <w:lang w:val="en-US"/>
        </w:rPr>
        <w:t>(FlowLayout)</w:t>
      </w:r>
    </w:p>
    <w:p w14:paraId="17715320" w14:textId="3182BB5B" w:rsidR="00CC5CBD" w:rsidRPr="00CC5CBD" w:rsidRDefault="00CC5CBD" w:rsidP="00CC5CBD">
      <w:pPr>
        <w:pStyle w:val="Prrafodelista"/>
        <w:numPr>
          <w:ilvl w:val="2"/>
          <w:numId w:val="8"/>
        </w:numPr>
        <w:rPr>
          <w:lang w:val="en-US"/>
        </w:rPr>
      </w:pPr>
      <w:r w:rsidRPr="00CC5CBD">
        <w:rPr>
          <w:lang w:val="en-US"/>
        </w:rPr>
        <w:t>JLabel jLabel1, “Font”</w:t>
      </w:r>
    </w:p>
    <w:p w14:paraId="718EC245" w14:textId="7CA7E174" w:rsidR="00CC5CBD" w:rsidRPr="00CC5CBD" w:rsidRDefault="00CC5CBD" w:rsidP="00CC5CBD">
      <w:pPr>
        <w:pStyle w:val="Prrafodelista"/>
        <w:numPr>
          <w:ilvl w:val="0"/>
          <w:numId w:val="8"/>
        </w:numPr>
        <w:rPr>
          <w:lang w:val="en-US"/>
        </w:rPr>
      </w:pPr>
      <w:r w:rsidRPr="00CC5CBD">
        <w:rPr>
          <w:lang w:val="en-US"/>
        </w:rPr>
        <w:t>JPanel jPanel2, CENTER</w:t>
      </w:r>
    </w:p>
    <w:p w14:paraId="0CBFD47E" w14:textId="790273D2" w:rsidR="00CC5CBD" w:rsidRPr="00CC5CBD" w:rsidRDefault="00CC5CBD" w:rsidP="00CC5CBD">
      <w:pPr>
        <w:pStyle w:val="Prrafodelista"/>
        <w:numPr>
          <w:ilvl w:val="2"/>
          <w:numId w:val="8"/>
        </w:numPr>
        <w:rPr>
          <w:lang w:val="en-US"/>
        </w:rPr>
      </w:pPr>
      <w:r w:rsidRPr="00CC5CBD">
        <w:rPr>
          <w:lang w:val="en-US"/>
        </w:rPr>
        <w:t>(GridLayout [2,1])</w:t>
      </w:r>
      <w:r w:rsidRPr="00CC5CBD">
        <w:rPr>
          <w:lang w:val="en-US"/>
        </w:rPr>
        <w:tab/>
      </w:r>
    </w:p>
    <w:p w14:paraId="3647B054" w14:textId="461B6C75" w:rsidR="00CC5CBD" w:rsidRPr="00CC5CBD" w:rsidRDefault="00CC5CBD" w:rsidP="00CC5CBD">
      <w:pPr>
        <w:pStyle w:val="Prrafodelista"/>
        <w:numPr>
          <w:ilvl w:val="2"/>
          <w:numId w:val="8"/>
        </w:numPr>
        <w:rPr>
          <w:lang w:val="en-US"/>
        </w:rPr>
      </w:pPr>
      <w:r w:rsidRPr="00CC5CBD">
        <w:rPr>
          <w:lang w:val="en-US"/>
        </w:rPr>
        <w:t>JPanel jPanel3</w:t>
      </w:r>
    </w:p>
    <w:p w14:paraId="77445616" w14:textId="09ADAC21" w:rsidR="00CC5CBD" w:rsidRPr="00CC5CBD" w:rsidRDefault="00CC5CBD" w:rsidP="00CC5CBD">
      <w:pPr>
        <w:pStyle w:val="Prrafodelista"/>
        <w:numPr>
          <w:ilvl w:val="3"/>
          <w:numId w:val="8"/>
        </w:numPr>
        <w:rPr>
          <w:lang w:val="en-US"/>
        </w:rPr>
      </w:pPr>
      <w:r w:rsidRPr="00CC5CBD">
        <w:rPr>
          <w:lang w:val="en-US"/>
        </w:rPr>
        <w:t>(FlowLayout)</w:t>
      </w:r>
    </w:p>
    <w:p w14:paraId="13A78673" w14:textId="3DE7AC06" w:rsidR="00CC5CBD" w:rsidRPr="00CC5CBD" w:rsidRDefault="00CC5CBD" w:rsidP="00CC5CBD">
      <w:pPr>
        <w:pStyle w:val="Prrafodelista"/>
        <w:numPr>
          <w:ilvl w:val="3"/>
          <w:numId w:val="8"/>
        </w:numPr>
        <w:rPr>
          <w:lang w:val="en-US"/>
        </w:rPr>
      </w:pPr>
      <w:r w:rsidRPr="00CC5CBD">
        <w:rPr>
          <w:lang w:val="en-US"/>
        </w:rPr>
        <w:t>JLabel jLabel2, “List Font”</w:t>
      </w:r>
    </w:p>
    <w:p w14:paraId="1CDDB861" w14:textId="196F8E77" w:rsidR="00CC5CBD" w:rsidRPr="00CC5CBD" w:rsidRDefault="00CC5CBD" w:rsidP="00CC5CBD">
      <w:pPr>
        <w:pStyle w:val="Prrafodelista"/>
        <w:numPr>
          <w:ilvl w:val="3"/>
          <w:numId w:val="8"/>
        </w:numPr>
        <w:rPr>
          <w:lang w:val="en-US"/>
        </w:rPr>
      </w:pPr>
      <w:r w:rsidRPr="00CC5CBD">
        <w:rPr>
          <w:lang w:val="en-US"/>
        </w:rPr>
        <w:t>jButton listFont “(Texto dinamico)”</w:t>
      </w:r>
    </w:p>
    <w:p w14:paraId="00F72979" w14:textId="2E9C39B4" w:rsidR="00CC5CBD" w:rsidRPr="00CC5CBD" w:rsidRDefault="00CC5CBD" w:rsidP="00CC5CBD">
      <w:pPr>
        <w:pStyle w:val="Prrafodelista"/>
        <w:numPr>
          <w:ilvl w:val="2"/>
          <w:numId w:val="8"/>
        </w:numPr>
        <w:rPr>
          <w:lang w:val="en-US"/>
        </w:rPr>
      </w:pPr>
      <w:r w:rsidRPr="00CC5CBD">
        <w:rPr>
          <w:lang w:val="en-US"/>
        </w:rPr>
        <w:t>JPanel jPanel4</w:t>
      </w:r>
    </w:p>
    <w:p w14:paraId="24FEBE55" w14:textId="69C1CE1B" w:rsidR="00CC5CBD" w:rsidRPr="00CC5CBD" w:rsidRDefault="00CC5CBD" w:rsidP="00CC5CBD">
      <w:pPr>
        <w:pStyle w:val="Prrafodelista"/>
        <w:numPr>
          <w:ilvl w:val="3"/>
          <w:numId w:val="8"/>
        </w:numPr>
        <w:rPr>
          <w:lang w:val="en-US"/>
        </w:rPr>
      </w:pPr>
      <w:r w:rsidRPr="00CC5CBD">
        <w:rPr>
          <w:lang w:val="en-US"/>
        </w:rPr>
        <w:t>(FlowLayout)</w:t>
      </w:r>
    </w:p>
    <w:p w14:paraId="5BD87F45" w14:textId="00EBFD27" w:rsidR="00CC5CBD" w:rsidRPr="00CC5CBD" w:rsidRDefault="00CC5CBD" w:rsidP="00CC5CBD">
      <w:pPr>
        <w:pStyle w:val="Prrafodelista"/>
        <w:numPr>
          <w:ilvl w:val="3"/>
          <w:numId w:val="8"/>
        </w:numPr>
        <w:rPr>
          <w:lang w:val="en-US"/>
        </w:rPr>
      </w:pPr>
      <w:r w:rsidRPr="00CC5CBD">
        <w:rPr>
          <w:lang w:val="en-US"/>
        </w:rPr>
        <w:t>JLabel jLabel3, “Axes Font”</w:t>
      </w:r>
    </w:p>
    <w:p w14:paraId="1B976ED8" w14:textId="43D36D97" w:rsidR="00CC5CBD" w:rsidRPr="00CC5CBD" w:rsidRDefault="00CC5CBD" w:rsidP="00CC5CBD">
      <w:pPr>
        <w:pStyle w:val="Prrafodelista"/>
        <w:numPr>
          <w:ilvl w:val="3"/>
          <w:numId w:val="8"/>
        </w:numPr>
        <w:rPr>
          <w:lang w:val="en-US"/>
        </w:rPr>
      </w:pPr>
      <w:proofErr w:type="spellStart"/>
      <w:r w:rsidRPr="00CC5CBD">
        <w:rPr>
          <w:lang w:val="en-US"/>
        </w:rPr>
        <w:t>jButton</w:t>
      </w:r>
      <w:proofErr w:type="spellEnd"/>
      <w:r w:rsidRPr="00CC5CBD">
        <w:rPr>
          <w:lang w:val="en-US"/>
        </w:rPr>
        <w:t xml:space="preserve"> </w:t>
      </w:r>
      <w:proofErr w:type="spellStart"/>
      <w:r w:rsidRPr="00CC5CBD">
        <w:rPr>
          <w:lang w:val="en-US"/>
        </w:rPr>
        <w:t>axesFont</w:t>
      </w:r>
      <w:proofErr w:type="spellEnd"/>
      <w:r w:rsidRPr="00CC5CBD">
        <w:rPr>
          <w:lang w:val="en-US"/>
        </w:rPr>
        <w:t xml:space="preserve"> “(</w:t>
      </w:r>
      <w:proofErr w:type="spellStart"/>
      <w:r w:rsidRPr="00CC5CBD">
        <w:rPr>
          <w:lang w:val="en-US"/>
        </w:rPr>
        <w:t>Texto</w:t>
      </w:r>
      <w:proofErr w:type="spellEnd"/>
      <w:r w:rsidRPr="00CC5CBD">
        <w:rPr>
          <w:lang w:val="en-US"/>
        </w:rPr>
        <w:t xml:space="preserve"> </w:t>
      </w:r>
      <w:proofErr w:type="spellStart"/>
      <w:r w:rsidRPr="00CC5CBD">
        <w:rPr>
          <w:lang w:val="en-US"/>
        </w:rPr>
        <w:t>dinámico</w:t>
      </w:r>
      <w:proofErr w:type="spellEnd"/>
      <w:r w:rsidRPr="00CC5CBD">
        <w:rPr>
          <w:lang w:val="en-US"/>
        </w:rPr>
        <w:t>)”</w:t>
      </w:r>
    </w:p>
    <w:p w14:paraId="67FEC631" w14:textId="77777777" w:rsidR="001F2D50" w:rsidRPr="009429C1" w:rsidRDefault="001F2D50" w:rsidP="001F2D50">
      <w:pPr>
        <w:pStyle w:val="Ttulo3"/>
        <w:rPr>
          <w:lang w:val="en-US"/>
        </w:rPr>
      </w:pPr>
      <w:bookmarkStart w:id="90" w:name="_Toc33141307"/>
      <w:r w:rsidRPr="00C518FE">
        <w:rPr>
          <w:lang w:val="fr"/>
        </w:rPr>
        <w:t>Éléments</w:t>
      </w:r>
      <w:bookmarkEnd w:id="90"/>
    </w:p>
    <w:p w14:paraId="34062530" w14:textId="77777777" w:rsidR="001F2D50" w:rsidRPr="009429C1" w:rsidRDefault="001F2D50" w:rsidP="001F2D50">
      <w:pPr>
        <w:pStyle w:val="Ttulo4"/>
        <w:ind w:firstLine="708"/>
        <w:rPr>
          <w:lang w:val="en-US"/>
        </w:rPr>
      </w:pPr>
      <w:bookmarkStart w:id="91" w:name="_Toc33141308"/>
      <w:r w:rsidRPr="00C518FE">
        <w:rPr>
          <w:lang w:val="fr"/>
        </w:rPr>
        <w:t>Boutons (JButton)</w:t>
      </w:r>
      <w:bookmarkEnd w:id="91"/>
      <w:r w:rsidRPr="001F2D50">
        <w:rPr>
          <w:lang w:val="fr"/>
        </w:rPr>
        <w:tab/>
      </w:r>
    </w:p>
    <w:p w14:paraId="6ACD5EAD" w14:textId="77777777" w:rsidR="001F2D50" w:rsidRPr="00690E09" w:rsidRDefault="001F2D50" w:rsidP="001F2D50">
      <w:pPr>
        <w:ind w:left="708"/>
        <w:rPr>
          <w:lang w:val="fr-FR"/>
        </w:rPr>
      </w:pPr>
      <w:r w:rsidRPr="00C518FE">
        <w:rPr>
          <w:lang w:val="fr"/>
        </w:rPr>
        <w:t>Ces boutons affichent un panneau qui vous permet de choisir la police, le style et la taille de la police, puis l’ajouter au composant indiqué, le texte du bouton change indiquant la police sélectionnée</w:t>
      </w:r>
    </w:p>
    <w:p w14:paraId="63B6148C" w14:textId="77777777" w:rsidR="001F2D50" w:rsidRPr="00690E09" w:rsidRDefault="001F2D50" w:rsidP="001F2D50">
      <w:pPr>
        <w:rPr>
          <w:lang w:val="fr-FR"/>
        </w:rPr>
      </w:pPr>
    </w:p>
    <w:p w14:paraId="5B3F28E2" w14:textId="78211C23" w:rsidR="009369C6" w:rsidRPr="00690E09" w:rsidRDefault="009369C6">
      <w:pPr>
        <w:rPr>
          <w:lang w:val="fr-FR"/>
        </w:rPr>
      </w:pPr>
    </w:p>
    <w:p w14:paraId="294173D6" w14:textId="4F059BCD" w:rsidR="00901D06" w:rsidRPr="00690E09" w:rsidRDefault="00901D06">
      <w:pPr>
        <w:rPr>
          <w:lang w:val="fr-FR"/>
        </w:rPr>
      </w:pPr>
    </w:p>
    <w:p w14:paraId="2536F71E" w14:textId="48B3061A" w:rsidR="00901D06" w:rsidRPr="00690E09" w:rsidRDefault="00901D06">
      <w:pPr>
        <w:rPr>
          <w:lang w:val="fr-FR"/>
        </w:rPr>
      </w:pPr>
    </w:p>
    <w:p w14:paraId="16FDE2DF" w14:textId="24F54D2B" w:rsidR="00901D06" w:rsidRPr="00690E09" w:rsidRDefault="00901D06">
      <w:pPr>
        <w:rPr>
          <w:lang w:val="fr-FR"/>
        </w:rPr>
      </w:pPr>
    </w:p>
    <w:p w14:paraId="719E4163" w14:textId="5F3F59D7" w:rsidR="00901D06" w:rsidRPr="00690E09" w:rsidRDefault="00901D06">
      <w:pPr>
        <w:rPr>
          <w:lang w:val="fr-FR"/>
        </w:rPr>
      </w:pPr>
    </w:p>
    <w:p w14:paraId="1C667615" w14:textId="21CCC977" w:rsidR="00901D06" w:rsidRPr="00690E09" w:rsidRDefault="00901D06">
      <w:pPr>
        <w:rPr>
          <w:lang w:val="fr-FR"/>
        </w:rPr>
      </w:pPr>
    </w:p>
    <w:p w14:paraId="17915515" w14:textId="2E55608F" w:rsidR="00901D06" w:rsidRPr="00690E09" w:rsidRDefault="00901D06" w:rsidP="00901D06">
      <w:pPr>
        <w:rPr>
          <w:color w:val="7F7F7F" w:themeColor="text1" w:themeTint="80"/>
          <w:sz w:val="44"/>
          <w:szCs w:val="44"/>
          <w:lang w:val="fr-FR"/>
        </w:rPr>
      </w:pPr>
    </w:p>
    <w:sectPr w:rsidR="00901D06" w:rsidRPr="00690E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2228"/>
    <w:multiLevelType w:val="hybridMultilevel"/>
    <w:tmpl w:val="1A184D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213205"/>
    <w:multiLevelType w:val="hybridMultilevel"/>
    <w:tmpl w:val="6A52287A"/>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AB44B26"/>
    <w:multiLevelType w:val="hybridMultilevel"/>
    <w:tmpl w:val="515C8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064D3D"/>
    <w:multiLevelType w:val="hybridMultilevel"/>
    <w:tmpl w:val="B11C343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78B66E4"/>
    <w:multiLevelType w:val="hybridMultilevel"/>
    <w:tmpl w:val="294CAAD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E22AA9"/>
    <w:multiLevelType w:val="hybridMultilevel"/>
    <w:tmpl w:val="8862B55A"/>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873E63"/>
    <w:multiLevelType w:val="hybridMultilevel"/>
    <w:tmpl w:val="2506B618"/>
    <w:lvl w:ilvl="0" w:tplc="080A0001">
      <w:start w:val="1"/>
      <w:numFmt w:val="bullet"/>
      <w:lvlText w:val=""/>
      <w:lvlJc w:val="left"/>
      <w:pPr>
        <w:ind w:left="2844" w:hanging="360"/>
      </w:pPr>
      <w:rPr>
        <w:rFonts w:ascii="Symbol" w:hAnsi="Symbol" w:hint="default"/>
      </w:rPr>
    </w:lvl>
    <w:lvl w:ilvl="1" w:tplc="080A0003">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6BC53B5A"/>
    <w:multiLevelType w:val="hybridMultilevel"/>
    <w:tmpl w:val="6D4459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1"/>
  </w:num>
  <w:num w:numId="5">
    <w:abstractNumId w:val="3"/>
  </w:num>
  <w:num w:numId="6">
    <w:abstractNumId w:val="5"/>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gustincartaya@outlook.com">
    <w15:presenceInfo w15:providerId="Windows Live" w15:userId="dbfe56d7d5eef6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D50"/>
    <w:rsid w:val="000F3E37"/>
    <w:rsid w:val="00122B97"/>
    <w:rsid w:val="001F2D50"/>
    <w:rsid w:val="00572C9B"/>
    <w:rsid w:val="00690E09"/>
    <w:rsid w:val="00740712"/>
    <w:rsid w:val="007C68F8"/>
    <w:rsid w:val="00901D06"/>
    <w:rsid w:val="009369C6"/>
    <w:rsid w:val="009429C1"/>
    <w:rsid w:val="00CC470C"/>
    <w:rsid w:val="00CC5CBD"/>
    <w:rsid w:val="00E10690"/>
    <w:rsid w:val="00F81A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E406"/>
  <w15:chartTrackingRefBased/>
  <w15:docId w15:val="{7CCD32D9-52E8-4BD5-8544-40F484DAE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D50"/>
  </w:style>
  <w:style w:type="paragraph" w:styleId="Ttulo1">
    <w:name w:val="heading 1"/>
    <w:basedOn w:val="Normal"/>
    <w:next w:val="Normal"/>
    <w:link w:val="Ttulo1Car"/>
    <w:uiPriority w:val="9"/>
    <w:qFormat/>
    <w:rsid w:val="001F2D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F2D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F2D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F2D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F2D50"/>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F2D5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2D5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F2D5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F2D5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F2D5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1F2D5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1F2D50"/>
    <w:rPr>
      <w:rFonts w:asciiTheme="majorHAnsi" w:eastAsiaTheme="majorEastAsia" w:hAnsiTheme="majorHAnsi" w:cstheme="majorBidi"/>
      <w:color w:val="1F3763" w:themeColor="accent1" w:themeShade="7F"/>
    </w:rPr>
  </w:style>
  <w:style w:type="paragraph" w:styleId="Prrafodelista">
    <w:name w:val="List Paragraph"/>
    <w:basedOn w:val="Normal"/>
    <w:uiPriority w:val="34"/>
    <w:qFormat/>
    <w:rsid w:val="001F2D50"/>
    <w:pPr>
      <w:ind w:left="720"/>
      <w:contextualSpacing/>
    </w:pPr>
  </w:style>
  <w:style w:type="character" w:styleId="Textodelmarcadordeposicin">
    <w:name w:val="Placeholder Text"/>
    <w:basedOn w:val="Fuentedeprrafopredeter"/>
    <w:uiPriority w:val="99"/>
    <w:semiHidden/>
    <w:rsid w:val="009429C1"/>
    <w:rPr>
      <w:color w:val="808080"/>
    </w:rPr>
  </w:style>
  <w:style w:type="paragraph" w:styleId="TDC1">
    <w:name w:val="toc 1"/>
    <w:basedOn w:val="Normal"/>
    <w:next w:val="Normal"/>
    <w:autoRedefine/>
    <w:uiPriority w:val="39"/>
    <w:unhideWhenUsed/>
    <w:rsid w:val="00901D06"/>
    <w:pPr>
      <w:spacing w:before="120" w:after="0"/>
    </w:pPr>
    <w:rPr>
      <w:rFonts w:cstheme="minorHAnsi"/>
      <w:b/>
      <w:bCs/>
      <w:i/>
      <w:iCs/>
      <w:sz w:val="24"/>
      <w:szCs w:val="24"/>
    </w:rPr>
  </w:style>
  <w:style w:type="paragraph" w:styleId="TDC2">
    <w:name w:val="toc 2"/>
    <w:basedOn w:val="Normal"/>
    <w:next w:val="Normal"/>
    <w:autoRedefine/>
    <w:uiPriority w:val="39"/>
    <w:unhideWhenUsed/>
    <w:rsid w:val="00901D06"/>
    <w:pPr>
      <w:spacing w:before="120" w:after="0"/>
      <w:ind w:left="220"/>
    </w:pPr>
    <w:rPr>
      <w:rFonts w:cstheme="minorHAnsi"/>
      <w:b/>
      <w:bCs/>
    </w:rPr>
  </w:style>
  <w:style w:type="paragraph" w:styleId="TDC3">
    <w:name w:val="toc 3"/>
    <w:basedOn w:val="Normal"/>
    <w:next w:val="Normal"/>
    <w:autoRedefine/>
    <w:uiPriority w:val="39"/>
    <w:unhideWhenUsed/>
    <w:rsid w:val="00901D06"/>
    <w:pPr>
      <w:spacing w:after="0"/>
      <w:ind w:left="440"/>
    </w:pPr>
    <w:rPr>
      <w:rFonts w:cstheme="minorHAnsi"/>
      <w:sz w:val="20"/>
      <w:szCs w:val="20"/>
    </w:rPr>
  </w:style>
  <w:style w:type="paragraph" w:styleId="TDC4">
    <w:name w:val="toc 4"/>
    <w:basedOn w:val="Normal"/>
    <w:next w:val="Normal"/>
    <w:autoRedefine/>
    <w:uiPriority w:val="39"/>
    <w:unhideWhenUsed/>
    <w:rsid w:val="00901D06"/>
    <w:pPr>
      <w:spacing w:after="0"/>
      <w:ind w:left="660"/>
    </w:pPr>
    <w:rPr>
      <w:rFonts w:cstheme="minorHAnsi"/>
      <w:sz w:val="20"/>
      <w:szCs w:val="20"/>
    </w:rPr>
  </w:style>
  <w:style w:type="paragraph" w:styleId="TDC5">
    <w:name w:val="toc 5"/>
    <w:basedOn w:val="Normal"/>
    <w:next w:val="Normal"/>
    <w:autoRedefine/>
    <w:uiPriority w:val="39"/>
    <w:unhideWhenUsed/>
    <w:rsid w:val="00901D06"/>
    <w:pPr>
      <w:spacing w:after="0"/>
      <w:ind w:left="880"/>
    </w:pPr>
    <w:rPr>
      <w:rFonts w:cstheme="minorHAnsi"/>
      <w:sz w:val="20"/>
      <w:szCs w:val="20"/>
    </w:rPr>
  </w:style>
  <w:style w:type="paragraph" w:styleId="TDC6">
    <w:name w:val="toc 6"/>
    <w:basedOn w:val="Normal"/>
    <w:next w:val="Normal"/>
    <w:autoRedefine/>
    <w:uiPriority w:val="39"/>
    <w:unhideWhenUsed/>
    <w:rsid w:val="00901D06"/>
    <w:pPr>
      <w:spacing w:after="0"/>
      <w:ind w:left="1100"/>
    </w:pPr>
    <w:rPr>
      <w:rFonts w:cstheme="minorHAnsi"/>
      <w:sz w:val="20"/>
      <w:szCs w:val="20"/>
    </w:rPr>
  </w:style>
  <w:style w:type="paragraph" w:styleId="TDC7">
    <w:name w:val="toc 7"/>
    <w:basedOn w:val="Normal"/>
    <w:next w:val="Normal"/>
    <w:autoRedefine/>
    <w:uiPriority w:val="39"/>
    <w:unhideWhenUsed/>
    <w:rsid w:val="00901D06"/>
    <w:pPr>
      <w:spacing w:after="0"/>
      <w:ind w:left="1320"/>
    </w:pPr>
    <w:rPr>
      <w:rFonts w:cstheme="minorHAnsi"/>
      <w:sz w:val="20"/>
      <w:szCs w:val="20"/>
    </w:rPr>
  </w:style>
  <w:style w:type="paragraph" w:styleId="TDC8">
    <w:name w:val="toc 8"/>
    <w:basedOn w:val="Normal"/>
    <w:next w:val="Normal"/>
    <w:autoRedefine/>
    <w:uiPriority w:val="39"/>
    <w:unhideWhenUsed/>
    <w:rsid w:val="00901D06"/>
    <w:pPr>
      <w:spacing w:after="0"/>
      <w:ind w:left="1540"/>
    </w:pPr>
    <w:rPr>
      <w:rFonts w:cstheme="minorHAnsi"/>
      <w:sz w:val="20"/>
      <w:szCs w:val="20"/>
    </w:rPr>
  </w:style>
  <w:style w:type="paragraph" w:styleId="TDC9">
    <w:name w:val="toc 9"/>
    <w:basedOn w:val="Normal"/>
    <w:next w:val="Normal"/>
    <w:autoRedefine/>
    <w:uiPriority w:val="39"/>
    <w:unhideWhenUsed/>
    <w:rsid w:val="00901D06"/>
    <w:pPr>
      <w:spacing w:after="0"/>
      <w:ind w:left="1760"/>
    </w:pPr>
    <w:rPr>
      <w:rFonts w:cstheme="minorHAnsi"/>
      <w:sz w:val="20"/>
      <w:szCs w:val="20"/>
    </w:rPr>
  </w:style>
  <w:style w:type="character" w:styleId="Hipervnculo">
    <w:name w:val="Hyperlink"/>
    <w:basedOn w:val="Fuentedeprrafopredeter"/>
    <w:uiPriority w:val="99"/>
    <w:unhideWhenUsed/>
    <w:rsid w:val="00901D06"/>
    <w:rPr>
      <w:color w:val="0563C1" w:themeColor="hyperlink"/>
      <w:u w:val="single"/>
    </w:rPr>
  </w:style>
  <w:style w:type="paragraph" w:styleId="Textodeglobo">
    <w:name w:val="Balloon Text"/>
    <w:basedOn w:val="Normal"/>
    <w:link w:val="TextodegloboCar"/>
    <w:uiPriority w:val="99"/>
    <w:semiHidden/>
    <w:unhideWhenUsed/>
    <w:rsid w:val="00122B9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B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docs.live.net/dbfe56d7d5eef636/Documentos/Info2B/RapportQ1-fr.docx"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C08EB-EFEC-4928-B68C-6DA2DFA0F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13</Pages>
  <Words>1912</Words>
  <Characters>10516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agustincartaya@outlook.com</dc:creator>
  <cp:keywords/>
  <dc:description/>
  <cp:lastModifiedBy>agustincartaya@outlook.com</cp:lastModifiedBy>
  <cp:revision>8</cp:revision>
  <cp:lastPrinted>2020-02-21T00:41:00Z</cp:lastPrinted>
  <dcterms:created xsi:type="dcterms:W3CDTF">2020-02-20T21:06:00Z</dcterms:created>
  <dcterms:modified xsi:type="dcterms:W3CDTF">2020-02-21T01:20:00Z</dcterms:modified>
</cp:coreProperties>
</file>